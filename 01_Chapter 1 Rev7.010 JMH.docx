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5011D2" w14:textId="0350610D" w:rsidR="00485491" w:rsidRPr="009528DD" w:rsidRDefault="0009622D" w:rsidP="0077533E">
      <w:pPr>
        <w:pStyle w:val="Heading1"/>
        <w:jc w:val="center"/>
      </w:pPr>
      <w:bookmarkStart w:id="0" w:name="chapno"/>
      <w:r>
        <w:t>1</w:t>
      </w:r>
      <w:bookmarkEnd w:id="0"/>
    </w:p>
    <w:p w14:paraId="43C87B28" w14:textId="37922D96" w:rsidR="00727A2A" w:rsidRDefault="002B09B6">
      <w:pPr>
        <w:pStyle w:val="Heading1"/>
        <w:spacing w:after="720"/>
        <w:jc w:val="center"/>
      </w:pPr>
      <w:r>
        <w:t xml:space="preserve">Computational Thinking in </w:t>
      </w:r>
      <w:r w:rsidR="008F4275">
        <w:t>Music</w:t>
      </w:r>
      <w:r>
        <w:t xml:space="preserve"> Courses</w:t>
      </w:r>
      <w:r w:rsidR="00C75B63">
        <w:t xml:space="preserve">: </w:t>
      </w:r>
      <w:r w:rsidR="00C75B63">
        <w:br/>
      </w:r>
      <w:r w:rsidR="00984414" w:rsidRPr="00984414">
        <w:t xml:space="preserve">How </w:t>
      </w:r>
      <w:proofErr w:type="gramStart"/>
      <w:r w:rsidR="00943013">
        <w:t>To</w:t>
      </w:r>
      <w:proofErr w:type="gramEnd"/>
      <w:r w:rsidR="00984414" w:rsidRPr="00984414">
        <w:t xml:space="preserve"> Get Artsy Types to </w:t>
      </w:r>
      <w:r w:rsidR="00943013">
        <w:t xml:space="preserve">Start </w:t>
      </w:r>
      <w:r w:rsidR="00984414" w:rsidRPr="00984414">
        <w:t>Think</w:t>
      </w:r>
      <w:r w:rsidR="00943013">
        <w:t>ing</w:t>
      </w:r>
      <w:r w:rsidR="00984414" w:rsidRPr="00984414">
        <w:t xml:space="preserve"> Like Geeks</w:t>
      </w:r>
      <w:r w:rsidR="00C75B63">
        <w:t xml:space="preserve"> and Vice Versa</w:t>
      </w:r>
    </w:p>
    <w:tbl>
      <w:tblPr>
        <w:tblpPr w:leftFromText="187" w:rightFromText="187" w:vertAnchor="text" w:horzAnchor="margin" w:tblpXSpec="right" w:tblpY="1"/>
        <w:tblW w:w="0" w:type="auto"/>
        <w:tblCellMar>
          <w:left w:w="288" w:type="dxa"/>
          <w:bottom w:w="288" w:type="dxa"/>
          <w:right w:w="0" w:type="dxa"/>
        </w:tblCellMar>
        <w:tblLook w:val="00A0" w:firstRow="1" w:lastRow="0" w:firstColumn="1" w:lastColumn="0" w:noHBand="0" w:noVBand="0"/>
      </w:tblPr>
      <w:tblGrid>
        <w:gridCol w:w="294"/>
      </w:tblGrid>
      <w:tr w:rsidR="00485491" w14:paraId="3E26CE94" w14:textId="77777777">
        <w:tc>
          <w:tcPr>
            <w:tcW w:w="0" w:type="auto"/>
          </w:tcPr>
          <w:p w14:paraId="7D298D83" w14:textId="77777777" w:rsidR="00485491" w:rsidRDefault="00485491" w:rsidP="00CC65A3">
            <w:pPr>
              <w:pStyle w:val="SingleSpaced"/>
              <w:jc w:val="center"/>
            </w:pPr>
          </w:p>
        </w:tc>
      </w:tr>
    </w:tbl>
    <w:p w14:paraId="71CFE47F" w14:textId="77777777" w:rsidR="00D031EE" w:rsidRDefault="00747808" w:rsidP="000E05D0">
      <w:pPr>
        <w:pStyle w:val="Heading2"/>
      </w:pPr>
      <w:r>
        <w:t>What Is</w:t>
      </w:r>
      <w:r w:rsidR="00D031EE">
        <w:t xml:space="preserve"> Computational Thinking</w:t>
      </w:r>
      <w:r>
        <w:t>?</w:t>
      </w:r>
    </w:p>
    <w:p w14:paraId="4F7DC915" w14:textId="77777777" w:rsidR="0002352A" w:rsidRDefault="00485491" w:rsidP="0002352A">
      <w:pPr>
        <w:pStyle w:val="DoubleSpaced"/>
      </w:pPr>
      <w:r>
        <w:t xml:space="preserve"> </w:t>
      </w:r>
      <w:r w:rsidR="0002352A">
        <w:t xml:space="preserve">Jeannette Wing coined the term </w:t>
      </w:r>
      <w:r w:rsidR="006D5E89">
        <w:t>“</w:t>
      </w:r>
      <w:r w:rsidR="0002352A">
        <w:t>computational thinking</w:t>
      </w:r>
      <w:r w:rsidR="006D5E89">
        <w:t>”</w:t>
      </w:r>
      <w:r w:rsidR="0002352A">
        <w:t xml:space="preserve"> in 2006 </w:t>
      </w:r>
      <w:r w:rsidR="008A4A3A">
        <w:fldChar w:fldCharType="begin"/>
      </w:r>
      <w:r w:rsidR="00142021">
        <w:instrText xml:space="preserve"> ADDIN EN.CITE &lt;EndNote&gt;&lt;Cite&gt;&lt;Author&gt;Wing&lt;/Author&gt;&lt;Year&gt;2009&lt;/Year&gt;&lt;RecNum&gt;23&lt;/RecNum&gt;&lt;DisplayText&gt;[16]&lt;/DisplayText&gt;&lt;record&gt;&lt;rec-number&gt;23&lt;/rec-number&gt;&lt;foreign-keys&gt;&lt;key app="EN" db-id="we0zp9rzrtpdauer9abv5aph9zexsa52a5sw"&gt;23&lt;/key&gt;&lt;key app="ENWeb" db-id="SSnE9wrtqgYAAE68948"&gt;23&lt;/key&gt;&lt;/foreign-keys&gt;&lt;ref-type name="Journal Article"&gt;17&lt;/ref-type&gt;&lt;contributors&gt;&lt;authors&gt;&lt;author&gt;Wing, Jeannette M.&lt;/author&gt;&lt;/authors&gt;&lt;/contributors&gt;&lt;titles&gt;&lt;title&gt;Computational Thinking&lt;/title&gt;&lt;secondary-title&gt;Jrnl. of Computing Sciences in Colleges&lt;/secondary-title&gt;&lt;/titles&gt;&lt;periodical&gt;&lt;full-title&gt;Jrnl. of Computing Sciences in Colleges&lt;/full-title&gt;&lt;/periodical&gt;&lt;pages&gt;6–7&lt;/pages&gt;&lt;volume&gt;24&lt;/volume&gt;&lt;number&gt;6&lt;/number&gt;&lt;dates&gt;&lt;year&gt;2009&lt;/year&gt;&lt;/dates&gt;&lt;urls&gt;&lt;/urls&gt;&lt;/record&gt;&lt;/Cite&gt;&lt;/EndNote&gt;</w:instrText>
      </w:r>
      <w:r w:rsidR="008A4A3A">
        <w:fldChar w:fldCharType="separate"/>
      </w:r>
      <w:r w:rsidR="00142021">
        <w:rPr>
          <w:noProof/>
        </w:rPr>
        <w:t>[</w:t>
      </w:r>
      <w:hyperlink w:anchor="_ENREF_16" w:tooltip="Wing, 2009 #23" w:history="1">
        <w:r w:rsidR="00142021">
          <w:rPr>
            <w:noProof/>
          </w:rPr>
          <w:t>16</w:t>
        </w:r>
      </w:hyperlink>
      <w:r w:rsidR="00142021">
        <w:rPr>
          <w:noProof/>
        </w:rPr>
        <w:t>]</w:t>
      </w:r>
      <w:r w:rsidR="008A4A3A">
        <w:fldChar w:fldCharType="end"/>
      </w:r>
      <w:r w:rsidR="005E27AB">
        <w:t xml:space="preserve"> </w:t>
      </w:r>
      <w:r w:rsidR="0002352A">
        <w:t xml:space="preserve">to characterize analytical thought processes that are subject-matter independent. </w:t>
      </w:r>
      <w:r w:rsidR="00697094">
        <w:t xml:space="preserve"> </w:t>
      </w:r>
      <w:r w:rsidR="0002352A">
        <w:t>She wrote:</w:t>
      </w:r>
    </w:p>
    <w:p w14:paraId="279808AA" w14:textId="77777777" w:rsidR="0002352A" w:rsidRDefault="0002352A" w:rsidP="00981E8A">
      <w:pPr>
        <w:pStyle w:val="Quote"/>
      </w:pPr>
      <w:r>
        <w:t xml:space="preserve">Computational thinking involves solving problems, designing systems, and understanding human behavior, by drawing on the concepts fundamental to computer science. </w:t>
      </w:r>
      <w:r w:rsidR="00697094">
        <w:t xml:space="preserve"> </w:t>
      </w:r>
      <w:r>
        <w:t>Computational thinking includes a range of mental tools that reflect the breadth of the field of computer science.</w:t>
      </w:r>
      <w:r w:rsidR="00981E8A">
        <w:t xml:space="preserve"> </w:t>
      </w:r>
    </w:p>
    <w:p w14:paraId="0E913A07" w14:textId="77777777" w:rsidR="0002352A" w:rsidRDefault="0002352A" w:rsidP="0002352A">
      <w:pPr>
        <w:pStyle w:val="DoubleSpaced"/>
      </w:pPr>
      <w:r>
        <w:t xml:space="preserve">While the </w:t>
      </w:r>
      <w:r w:rsidR="006D5E89">
        <w:t>“</w:t>
      </w:r>
      <w:r>
        <w:t>mental tools</w:t>
      </w:r>
      <w:r w:rsidR="006D5E89">
        <w:t>”</w:t>
      </w:r>
      <w:r>
        <w:t xml:space="preserve"> of which Wing speaks may originate in</w:t>
      </w:r>
      <w:r w:rsidR="00833E03">
        <w:t xml:space="preserve"> — </w:t>
      </w:r>
      <w:r>
        <w:t>or at least be most visible in</w:t>
      </w:r>
      <w:r w:rsidR="00833E03">
        <w:t xml:space="preserve"> — </w:t>
      </w:r>
      <w:r>
        <w:t xml:space="preserve">computer science, she stresses that </w:t>
      </w:r>
      <w:r w:rsidR="006D5E89">
        <w:t>“</w:t>
      </w:r>
      <w:r>
        <w:t>computational thinking is a fundamental skill for everyone, not just for computer scientists.</w:t>
      </w:r>
      <w:r w:rsidR="006D5E89">
        <w:t>”</w:t>
      </w:r>
      <w:r>
        <w:t xml:space="preserve"> </w:t>
      </w:r>
      <w:r w:rsidR="00697094">
        <w:t xml:space="preserve"> </w:t>
      </w:r>
      <w:r>
        <w:t xml:space="preserve">We wholeheartedly agree. </w:t>
      </w:r>
      <w:r w:rsidR="00697094">
        <w:t xml:space="preserve"> </w:t>
      </w:r>
      <w:r>
        <w:t>Too often we see students attack problems in a hodgepodge manner, devoid of planning, hoping that trial and error will eventually lead them to a solution.</w:t>
      </w:r>
      <w:r w:rsidR="00697094">
        <w:t xml:space="preserve"> </w:t>
      </w:r>
      <w:r>
        <w:t xml:space="preserve"> And when they are lucky enough to arrive at a desired result through random processes, students too often fail to understand why a particular approach worked. </w:t>
      </w:r>
      <w:r w:rsidR="00697094">
        <w:t xml:space="preserve"> </w:t>
      </w:r>
      <w:r>
        <w:t>This makes it impossible for them to generalize the approach and apply it to related problem</w:t>
      </w:r>
      <w:r w:rsidR="00747808">
        <w:t>s</w:t>
      </w:r>
      <w:r>
        <w:t xml:space="preserve">. </w:t>
      </w:r>
    </w:p>
    <w:p w14:paraId="746BD0F8" w14:textId="77777777" w:rsidR="00A46568" w:rsidRDefault="0002352A" w:rsidP="00A46568">
      <w:pPr>
        <w:pStyle w:val="DoubleSpaced"/>
        <w:spacing w:after="240"/>
      </w:pPr>
      <w:r>
        <w:t xml:space="preserve">Analytical skills are the essence of computational thinking, and we feel that they are just as important to Music </w:t>
      </w:r>
      <w:r w:rsidR="00697094">
        <w:t xml:space="preserve">and other Arts </w:t>
      </w:r>
      <w:r>
        <w:t>majors as they are to Computer Science majors.</w:t>
      </w:r>
      <w:r w:rsidR="00697094">
        <w:t xml:space="preserve"> </w:t>
      </w:r>
      <w:r>
        <w:t xml:space="preserve"> Both </w:t>
      </w:r>
      <w:r w:rsidR="00D46DAA">
        <w:t xml:space="preserve">groups </w:t>
      </w:r>
      <w:r>
        <w:t>are hampered by habit, which limits their abilities to</w:t>
      </w:r>
      <w:r w:rsidR="00FE05F4">
        <w:t xml:space="preserve"> </w:t>
      </w:r>
      <w:r w:rsidR="0050547F">
        <w:t xml:space="preserve">imagine </w:t>
      </w:r>
      <w:r w:rsidR="0050547F">
        <w:lastRenderedPageBreak/>
        <w:t>alternative possibilities</w:t>
      </w:r>
      <w:r w:rsidR="00FE05F4">
        <w:t xml:space="preserve">. </w:t>
      </w:r>
      <w:r w:rsidR="0050547F">
        <w:t xml:space="preserve"> </w:t>
      </w:r>
      <w:r w:rsidR="00FE05F4">
        <w:t xml:space="preserve">By getting students </w:t>
      </w:r>
      <w:r>
        <w:t xml:space="preserve">from disparate disciplines to work </w:t>
      </w:r>
      <w:proofErr w:type="gramStart"/>
      <w:r>
        <w:t>together,</w:t>
      </w:r>
      <w:proofErr w:type="gramEnd"/>
      <w:r>
        <w:t xml:space="preserve"> or at least by getting students to look at things from the perspective of </w:t>
      </w:r>
      <w:r w:rsidR="00A01ED7">
        <w:t>someone whose discipline is different from their own</w:t>
      </w:r>
      <w:r>
        <w:t xml:space="preserve">, we aim to break the bonds </w:t>
      </w:r>
      <w:r w:rsidR="00FD4020">
        <w:t xml:space="preserve">of those habits </w:t>
      </w:r>
      <w:r w:rsidR="00A01ED7">
        <w:t>and</w:t>
      </w:r>
      <w:r>
        <w:t xml:space="preserve"> </w:t>
      </w:r>
      <w:r w:rsidR="00A01ED7">
        <w:t>help</w:t>
      </w:r>
      <w:r>
        <w:t xml:space="preserve"> </w:t>
      </w:r>
      <w:r w:rsidR="00A01ED7">
        <w:t>students</w:t>
      </w:r>
      <w:r>
        <w:t xml:space="preserve"> </w:t>
      </w:r>
      <w:r w:rsidR="00A01ED7">
        <w:t xml:space="preserve">learn </w:t>
      </w:r>
      <w:r>
        <w:t xml:space="preserve">to think analytically. </w:t>
      </w:r>
      <w:r w:rsidR="00697094">
        <w:t xml:space="preserve"> </w:t>
      </w:r>
      <w:r>
        <w:t xml:space="preserve">The desired result is </w:t>
      </w:r>
      <w:r w:rsidR="00075583">
        <w:t xml:space="preserve">a populace that </w:t>
      </w:r>
      <w:r>
        <w:t>not only know</w:t>
      </w:r>
      <w:r w:rsidR="00075583">
        <w:t>s</w:t>
      </w:r>
      <w:r>
        <w:t xml:space="preserve"> how to solve problems and design systems, but </w:t>
      </w:r>
      <w:r w:rsidR="00075583">
        <w:t>that</w:t>
      </w:r>
      <w:r w:rsidR="007F441C">
        <w:t xml:space="preserve"> </w:t>
      </w:r>
      <w:r>
        <w:t>also possess</w:t>
      </w:r>
      <w:r w:rsidR="00075583">
        <w:t>es</w:t>
      </w:r>
      <w:r>
        <w:t xml:space="preserve"> the </w:t>
      </w:r>
      <w:r w:rsidR="006D5E89">
        <w:t>“</w:t>
      </w:r>
      <w:r>
        <w:t>mental tools</w:t>
      </w:r>
      <w:r w:rsidR="006D5E89">
        <w:t>”</w:t>
      </w:r>
      <w:r>
        <w:t xml:space="preserve"> to do so across a wide scope of problems.</w:t>
      </w:r>
      <w:r w:rsidR="00EA0F9E">
        <w:t xml:space="preserve">  Unfortunately, the </w:t>
      </w:r>
      <w:r w:rsidR="0015793F">
        <w:t>path</w:t>
      </w:r>
      <w:r w:rsidR="00EA0F9E">
        <w:t xml:space="preserve"> to achieving that desired result is </w:t>
      </w:r>
      <w:r w:rsidR="0015793F">
        <w:t>anything but clear</w:t>
      </w:r>
      <w:r w:rsidR="00EA0F9E">
        <w:t xml:space="preserve">.  </w:t>
      </w:r>
      <w:r w:rsidR="00387B82">
        <w:t xml:space="preserve">As suggested by Sawyer </w:t>
      </w:r>
      <w:r w:rsidR="008A4A3A">
        <w:fldChar w:fldCharType="begin"/>
      </w:r>
      <w:r w:rsidR="00D63A35">
        <w:instrText xml:space="preserve"> ADDIN EN.CITE &lt;EndNote&gt;&lt;Cite&gt;&lt;Author&gt;Berlin&lt;/Author&gt;&lt;Year&gt;1946&lt;/Year&gt;&lt;RecNum&gt;43&lt;/RecNum&gt;&lt;DisplayText&gt;[2]&lt;/DisplayText&gt;&lt;record&gt;&lt;rec-number&gt;43&lt;/rec-number&gt;&lt;foreign-keys&gt;&lt;key app="EN" db-id="we0zp9rzrtpdauer9abv5aph9zexsa52a5sw"&gt;43&lt;/key&gt;&lt;/foreign-keys&gt;&lt;ref-type name="Book"&gt;6&lt;/ref-type&gt;&lt;contributors&gt;&lt;authors&gt;&lt;author&gt;Berlin, Irving&lt;/author&gt;&lt;/authors&gt;&lt;/contributors&gt;&lt;titles&gt;&lt;title&gt;Annie Get Your Gun.&lt;/title&gt;&lt;/titles&gt;&lt;dates&gt;&lt;year&gt;1946&lt;/year&gt;&lt;/dates&gt;&lt;urls&gt;&lt;related-urls&gt;&lt;url&gt;en.wikipedia.org/wiki/Annie_Get_Your_Gun_%28musical%29&lt;/url&gt;&lt;/related-urls&gt;&lt;/urls&gt;&lt;/record&gt;&lt;/Cite&gt;&lt;/EndNote&gt;</w:instrText>
      </w:r>
      <w:r w:rsidR="008A4A3A">
        <w:fldChar w:fldCharType="separate"/>
      </w:r>
      <w:r w:rsidR="00D63A35">
        <w:rPr>
          <w:noProof/>
        </w:rPr>
        <w:t>[</w:t>
      </w:r>
      <w:hyperlink w:anchor="_ENREF_2" w:tooltip="Berlin, 1946 #43" w:history="1">
        <w:r w:rsidR="00142021">
          <w:rPr>
            <w:noProof/>
          </w:rPr>
          <w:t>2</w:t>
        </w:r>
      </w:hyperlink>
      <w:r w:rsidR="00D63A35">
        <w:rPr>
          <w:noProof/>
        </w:rPr>
        <w:t>]</w:t>
      </w:r>
      <w:r w:rsidR="008A4A3A">
        <w:fldChar w:fldCharType="end"/>
      </w:r>
      <w:r w:rsidR="00387B82">
        <w:t xml:space="preserve">, </w:t>
      </w:r>
      <w:r w:rsidR="006D5E89">
        <w:t>“</w:t>
      </w:r>
      <w:r w:rsidR="00387B82">
        <w:t>Innovation can</w:t>
      </w:r>
      <w:r w:rsidR="006D5E89">
        <w:t>’</w:t>
      </w:r>
      <w:r w:rsidR="00387B82">
        <w:t>t be planned, it can</w:t>
      </w:r>
      <w:r w:rsidR="006D5E89">
        <w:t>’</w:t>
      </w:r>
      <w:r w:rsidR="00387B82">
        <w:t>t be predicted, it has to be allowed to emerge</w:t>
      </w:r>
      <w:r w:rsidR="006D5E89">
        <w:t>”</w:t>
      </w:r>
      <w:r w:rsidR="00387B82">
        <w:t xml:space="preserve"> (</w:t>
      </w:r>
      <w:r w:rsidR="00FE73A2">
        <w:t>p</w:t>
      </w:r>
      <w:r w:rsidR="00387B82">
        <w:t>. 25).</w:t>
      </w:r>
    </w:p>
    <w:p w14:paraId="673C9D4C" w14:textId="77777777" w:rsidR="00C6576A" w:rsidRDefault="00C6576A" w:rsidP="00A46568">
      <w:pPr>
        <w:pStyle w:val="Heading2"/>
      </w:pPr>
      <w:r>
        <w:t>Operationalizing Computational Thinking</w:t>
      </w:r>
    </w:p>
    <w:p w14:paraId="1B6B5955" w14:textId="77777777" w:rsidR="00C6576A" w:rsidRDefault="00055D7F" w:rsidP="00C6576A">
      <w:pPr>
        <w:pStyle w:val="DoubleSpaced"/>
      </w:pPr>
      <w:proofErr w:type="gramStart"/>
      <w:r>
        <w:t>It</w:t>
      </w:r>
      <w:r w:rsidR="006D5E89">
        <w:t>’</w:t>
      </w:r>
      <w:r>
        <w:t>s</w:t>
      </w:r>
      <w:proofErr w:type="gramEnd"/>
      <w:r>
        <w:t xml:space="preserve"> one thing to </w:t>
      </w:r>
      <w:r w:rsidR="00B930B2">
        <w:t>embrace the concept of computational thinking (CT), but it</w:t>
      </w:r>
      <w:r w:rsidR="006D5E89">
        <w:t>’</w:t>
      </w:r>
      <w:r w:rsidR="00B930B2">
        <w:t xml:space="preserve">s quite another to try to put it into practice.  How </w:t>
      </w:r>
      <w:r w:rsidR="00B3362F">
        <w:t>can</w:t>
      </w:r>
      <w:r w:rsidR="00B930B2">
        <w:t xml:space="preserve"> we demonstrate CT in action?  How can we teach </w:t>
      </w:r>
      <w:r w:rsidR="00B600B5">
        <w:t xml:space="preserve">non-science </w:t>
      </w:r>
      <w:r w:rsidR="00B930B2">
        <w:t xml:space="preserve">majors to think analytically?  What </w:t>
      </w:r>
      <w:r w:rsidR="004F6F70">
        <w:t xml:space="preserve">activities </w:t>
      </w:r>
      <w:r w:rsidR="00B930B2">
        <w:t xml:space="preserve">can we </w:t>
      </w:r>
      <w:r w:rsidR="004F6F70">
        <w:t>assign</w:t>
      </w:r>
      <w:r w:rsidR="00B930B2">
        <w:t xml:space="preserve"> to help them </w:t>
      </w:r>
      <w:r w:rsidR="004F6F70">
        <w:t xml:space="preserve">discover and </w:t>
      </w:r>
      <w:r w:rsidR="00B930B2">
        <w:t>hone CT skills?</w:t>
      </w:r>
    </w:p>
    <w:p w14:paraId="004EDADD" w14:textId="77777777" w:rsidR="00B3362F" w:rsidRDefault="00B3362F" w:rsidP="00C6576A">
      <w:pPr>
        <w:pStyle w:val="DoubleSpaced"/>
      </w:pPr>
      <w:r>
        <w:t xml:space="preserve">These </w:t>
      </w:r>
      <w:r w:rsidR="009B3302">
        <w:t xml:space="preserve">questions </w:t>
      </w:r>
      <w:r>
        <w:t>are difficult to answer</w:t>
      </w:r>
      <w:r w:rsidR="0076667F">
        <w:t>.  T</w:t>
      </w:r>
      <w:r>
        <w:t xml:space="preserve">hey have been discussed and debated hotly in articles, at conferences, and on </w:t>
      </w:r>
      <w:proofErr w:type="spellStart"/>
      <w:r w:rsidR="00044392">
        <w:t>listservs</w:t>
      </w:r>
      <w:proofErr w:type="spellEnd"/>
      <w:r w:rsidR="00044392">
        <w:t xml:space="preserve"> and web</w:t>
      </w:r>
      <w:r>
        <w:t>logs</w:t>
      </w:r>
      <w:r w:rsidR="00044392">
        <w:t xml:space="preserve"> (blogs)</w:t>
      </w:r>
      <w:r>
        <w:t xml:space="preserve">.  Google has attempted to provide </w:t>
      </w:r>
      <w:r w:rsidR="006D5E89">
        <w:t>“</w:t>
      </w:r>
      <w:r w:rsidRPr="00B3362F">
        <w:t>classroom-ready lessons and examples showing how educators can incorporate CT into the K-12 curriculum</w:t>
      </w:r>
      <w:r>
        <w:t>,</w:t>
      </w:r>
      <w:r w:rsidR="006D5E89">
        <w:t>”</w:t>
      </w:r>
      <w:r>
        <w:t xml:space="preserve"> but browsing these shows that they are all programming-related</w:t>
      </w:r>
      <w:r w:rsidR="0076667F">
        <w:t xml:space="preserve"> </w:t>
      </w:r>
      <w:r w:rsidR="008A4A3A">
        <w:fldChar w:fldCharType="begin"/>
      </w:r>
      <w:r w:rsidR="00D63A35">
        <w:instrText xml:space="preserve"> ADDIN EN.CITE &lt;EndNote&gt;&lt;Cite&gt;&lt;Author&gt;Google&lt;/Author&gt;&lt;Year&gt;2011&lt;/Year&gt;&lt;RecNum&gt;28&lt;/RecNum&gt;&lt;DisplayText&gt;[4]&lt;/DisplayText&gt;&lt;record&gt;&lt;rec-number&gt;28&lt;/rec-number&gt;&lt;foreign-keys&gt;&lt;key app="EN" db-id="we0zp9rzrtpdauer9abv5aph9zexsa52a5sw"&gt;28&lt;/key&gt;&lt;key app="ENWeb" db-id="SSnE9wrtqgYAAE68948"&gt;26&lt;/key&gt;&lt;/foreign-keys&gt;&lt;ref-type name="Web Page"&gt;12&lt;/ref-type&gt;&lt;contributors&gt;&lt;authors&gt;&lt;author&gt;Google,&lt;/author&gt;&lt;/authors&gt;&lt;/contributors&gt;&lt;titles&gt;&lt;title&gt;Exploring Computational Thinking: Lessons and Examples&lt;/title&gt;&lt;/titles&gt;&lt;volume&gt;2011&lt;/volume&gt;&lt;number&gt;6/3/2011&lt;/number&gt;&lt;dates&gt;&lt;year&gt;2011&lt;/year&gt;&lt;/dates&gt;&lt;urls&gt;&lt;related-urls&gt;&lt;url&gt;www.google.com/edu/ computational-thinking/lessons.html&lt;/url&gt;&lt;/related-urls&gt;&lt;/urls&gt;&lt;/record&gt;&lt;/Cite&gt;&lt;/EndNote&gt;</w:instrText>
      </w:r>
      <w:r w:rsidR="008A4A3A">
        <w:fldChar w:fldCharType="separate"/>
      </w:r>
      <w:r w:rsidR="00D63A35">
        <w:rPr>
          <w:noProof/>
        </w:rPr>
        <w:t>[</w:t>
      </w:r>
      <w:hyperlink w:anchor="_ENREF_4" w:tooltip="Google, 2011 #28" w:history="1">
        <w:r w:rsidR="00142021">
          <w:rPr>
            <w:noProof/>
          </w:rPr>
          <w:t>4</w:t>
        </w:r>
      </w:hyperlink>
      <w:r w:rsidR="00D63A35">
        <w:rPr>
          <w:noProof/>
        </w:rPr>
        <w:t>]</w:t>
      </w:r>
      <w:r w:rsidR="008A4A3A">
        <w:fldChar w:fldCharType="end"/>
      </w:r>
      <w:r>
        <w:t xml:space="preserve">.  This is not surprising, </w:t>
      </w:r>
      <w:r w:rsidR="00995B51">
        <w:t>given that</w:t>
      </w:r>
      <w:r>
        <w:t xml:space="preserve"> Google defines CT as </w:t>
      </w:r>
      <w:r w:rsidR="006D5E89">
        <w:t>“</w:t>
      </w:r>
      <w:r w:rsidRPr="00B3362F">
        <w:t xml:space="preserve">a set of problem-solving skills and techniques that software engineers use to write programs that underlie the computer applications you use </w:t>
      </w:r>
      <w:r>
        <w:t>such as search, email, and maps</w:t>
      </w:r>
      <w:r w:rsidR="006D5E89">
        <w:t>”</w:t>
      </w:r>
      <w:r>
        <w:t xml:space="preserve"> </w:t>
      </w:r>
      <w:r w:rsidR="008A4A3A">
        <w:fldChar w:fldCharType="begin"/>
      </w:r>
      <w:r w:rsidR="00D63A35">
        <w:instrText xml:space="preserve"> ADDIN EN.CITE &lt;EndNote&gt;&lt;Cite&gt;&lt;Author&gt;Google&lt;/Author&gt;&lt;Year&gt;2011&lt;/Year&gt;&lt;RecNum&gt;27&lt;/RecNum&gt;&lt;DisplayText&gt;[5]&lt;/DisplayText&gt;&lt;record&gt;&lt;rec-number&gt;27&lt;/rec-number&gt;&lt;foreign-keys&gt;&lt;key app="EN" db-id="we0zp9rzrtpdauer9abv5aph9zexsa52a5sw"&gt;27&lt;/key&gt;&lt;key app="ENWeb" db-id="SSnE9wrtqgYAAE68948"&gt;25&lt;/key&gt;&lt;/foreign-keys&gt;&lt;ref-type name="Web Page"&gt;12&lt;/ref-type&gt;&lt;contributors&gt;&lt;authors&gt;&lt;author&gt;Google,&lt;/author&gt;&lt;/authors&gt;&lt;/contributors&gt;&lt;titles&gt;&lt;title&gt;Exploring Computational Thinking&lt;/title&gt;&lt;/titles&gt;&lt;volume&gt;2011&lt;/volume&gt;&lt;number&gt;6/3/2011&lt;/number&gt;&lt;dates&gt;&lt;year&gt;2011&lt;/year&gt;&lt;/dates&gt;&lt;urls&gt;&lt;related-urls&gt;&lt;url&gt;www.google.com/edu/computational-thinking&lt;/url&gt;&lt;/related-urls&gt;&lt;/urls&gt;&lt;/record&gt;&lt;/Cite&gt;&lt;/EndNote&gt;</w:instrText>
      </w:r>
      <w:r w:rsidR="008A4A3A">
        <w:fldChar w:fldCharType="separate"/>
      </w:r>
      <w:r w:rsidR="00D63A35">
        <w:rPr>
          <w:noProof/>
        </w:rPr>
        <w:t>[</w:t>
      </w:r>
      <w:hyperlink w:anchor="_ENREF_5" w:tooltip="Google, 2011 #27" w:history="1">
        <w:r w:rsidR="00142021">
          <w:rPr>
            <w:noProof/>
          </w:rPr>
          <w:t>5</w:t>
        </w:r>
      </w:hyperlink>
      <w:r w:rsidR="00D63A35">
        <w:rPr>
          <w:noProof/>
        </w:rPr>
        <w:t>]</w:t>
      </w:r>
      <w:r w:rsidR="008A4A3A">
        <w:fldChar w:fldCharType="end"/>
      </w:r>
      <w:r>
        <w:t>.</w:t>
      </w:r>
      <w:r w:rsidR="00044392">
        <w:t xml:space="preserve">  We feel that this definition is a bit narrow and would expand it to include what others call </w:t>
      </w:r>
      <w:r w:rsidR="006D5E89">
        <w:lastRenderedPageBreak/>
        <w:t>“</w:t>
      </w:r>
      <w:r w:rsidR="00044392">
        <w:t>algorithmic</w:t>
      </w:r>
      <w:r w:rsidR="006D5E89">
        <w:t>”</w:t>
      </w:r>
      <w:r w:rsidR="00044392">
        <w:t xml:space="preserve"> or </w:t>
      </w:r>
      <w:r w:rsidR="006D5E89">
        <w:t>“</w:t>
      </w:r>
      <w:r w:rsidR="00044392">
        <w:t>analytical</w:t>
      </w:r>
      <w:r w:rsidR="006D5E89">
        <w:t>”</w:t>
      </w:r>
      <w:r w:rsidR="00044392">
        <w:t xml:space="preserve"> thinking </w:t>
      </w:r>
      <w:r w:rsidR="008A4A3A">
        <w:fldChar w:fldCharType="begin"/>
      </w:r>
      <w:r w:rsidR="00142021">
        <w:instrText xml:space="preserve"> ADDIN EN.CITE &lt;EndNote&gt;&lt;Cite&gt;&lt;Author&gt;Karplus&lt;/Author&gt;&lt;Year&gt;2010, blogging as &amp;quot;gasstationwithoutpumps&amp;quot;&lt;/Year&gt;&lt;RecNum&gt;29&lt;/RecNum&gt;&lt;DisplayText&gt;[9]&lt;/DisplayText&gt;&lt;record&gt;&lt;rec-number&gt;29&lt;/rec-number&gt;&lt;foreign-keys&gt;&lt;key app="EN" db-id="we0zp9rzrtpdauer9abv5aph9zexsa52a5sw"&gt;29&lt;/key&gt;&lt;key app="ENWeb" db-id="SSnE9wrtqgYAAE68948"&gt;27&lt;/key&gt;&lt;/foreign-keys&gt;&lt;ref-type name="Web Page"&gt;12&lt;/ref-type&gt;&lt;contributors&gt;&lt;authors&gt;&lt;author&gt;Karplus, Kevin&lt;/author&gt;&lt;/authors&gt;&lt;/contributors&gt;&lt;titles&gt;&lt;title&gt;Algorithmic vs. Computational Thinking&lt;/title&gt;&lt;secondary-title&gt;&amp;quot;Gas station without pumps&amp;quot; blog.&lt;/secondary-title&gt;&lt;/titles&gt;&lt;volume&gt;2011&lt;/volume&gt;&lt;number&gt;6/3/2011&lt;/number&gt;&lt;dates&gt;&lt;year&gt;2010&lt;/year&gt;&lt;/dates&gt;&lt;urls&gt;&lt;related-urls&gt;&lt;url&gt;gasstationwithoutpumps.wordpress.com/2010/08/12/algorithmic-vs-computational-thinking&lt;/url&gt;&lt;/related-urls&gt;&lt;/urls&gt;&lt;/record&gt;&lt;/Cite&gt;&lt;/EndNote&gt;</w:instrText>
      </w:r>
      <w:r w:rsidR="008A4A3A">
        <w:fldChar w:fldCharType="separate"/>
      </w:r>
      <w:r w:rsidR="00142021">
        <w:rPr>
          <w:noProof/>
        </w:rPr>
        <w:t>[</w:t>
      </w:r>
      <w:hyperlink w:anchor="_ENREF_9" w:tooltip="Karplus, 2010 #29" w:history="1">
        <w:r w:rsidR="00142021">
          <w:rPr>
            <w:noProof/>
          </w:rPr>
          <w:t>9</w:t>
        </w:r>
      </w:hyperlink>
      <w:r w:rsidR="00142021">
        <w:rPr>
          <w:noProof/>
        </w:rPr>
        <w:t>]</w:t>
      </w:r>
      <w:r w:rsidR="008A4A3A">
        <w:fldChar w:fldCharType="end"/>
      </w:r>
      <w:r w:rsidR="00044392">
        <w:t>,</w:t>
      </w:r>
      <w:r w:rsidR="005319EC">
        <w:t xml:space="preserve"> but there is little agreement in the educational community on the nuances of differences between these terms.</w:t>
      </w:r>
    </w:p>
    <w:p w14:paraId="6C2F009D" w14:textId="77777777" w:rsidR="009B3302" w:rsidRDefault="00CA0B6D" w:rsidP="00C6576A">
      <w:pPr>
        <w:pStyle w:val="DoubleSpaced"/>
      </w:pPr>
      <w:r>
        <w:t xml:space="preserve">Even Mark Guzdial, the </w:t>
      </w:r>
      <w:r w:rsidR="00F4231D">
        <w:t xml:space="preserve">prolific </w:t>
      </w:r>
      <w:r>
        <w:t xml:space="preserve">author of arguably </w:t>
      </w:r>
      <w:r w:rsidR="00F4231D">
        <w:t xml:space="preserve">the </w:t>
      </w:r>
      <w:r>
        <w:t xml:space="preserve">most widely read and certainly </w:t>
      </w:r>
      <w:r w:rsidR="004A2B5C">
        <w:t xml:space="preserve">one of the most </w:t>
      </w:r>
      <w:r>
        <w:t xml:space="preserve">erudite </w:t>
      </w:r>
      <w:r w:rsidR="00044392">
        <w:t>and respected web</w:t>
      </w:r>
      <w:r>
        <w:t>log</w:t>
      </w:r>
      <w:r w:rsidR="004A2B5C">
        <w:t>s</w:t>
      </w:r>
      <w:r>
        <w:t xml:space="preserve"> on computing education</w:t>
      </w:r>
      <w:r w:rsidR="004A2B5C">
        <w:t xml:space="preserve">, </w:t>
      </w:r>
      <w:r w:rsidR="0056526F">
        <w:t xml:space="preserve">admits that he is </w:t>
      </w:r>
      <w:r w:rsidR="006D5E89">
        <w:t>“</w:t>
      </w:r>
      <w:r w:rsidR="0056526F" w:rsidRPr="0056526F">
        <w:t xml:space="preserve">as confused as anyone else </w:t>
      </w:r>
      <w:r w:rsidR="0056526F">
        <w:t xml:space="preserve">[about] what </w:t>
      </w:r>
      <w:r w:rsidR="006D5E89">
        <w:t>‘</w:t>
      </w:r>
      <w:r w:rsidR="0056526F">
        <w:t>Computational Thinking</w:t>
      </w:r>
      <w:r w:rsidR="006D5E89">
        <w:t>’</w:t>
      </w:r>
      <w:r w:rsidR="0056526F" w:rsidRPr="0056526F">
        <w:t xml:space="preserve"> means</w:t>
      </w:r>
      <w:r w:rsidR="006D5E89">
        <w:t>”</w:t>
      </w:r>
      <w:r w:rsidR="0056526F">
        <w:t xml:space="preserve"> </w:t>
      </w:r>
      <w:r w:rsidR="008A4A3A">
        <w:fldChar w:fldCharType="begin"/>
      </w:r>
      <w:r w:rsidR="00D63A35">
        <w:instrText xml:space="preserve"> ADDIN EN.CITE &lt;EndNote&gt;&lt;Cite&gt;&lt;Author&gt;Guzdial&lt;/Author&gt;&lt;Year&gt;2010&lt;/Year&gt;&lt;RecNum&gt;24&lt;/RecNum&gt;&lt;DisplayText&gt;[6]&lt;/DisplayText&gt;&lt;record&gt;&lt;rec-number&gt;24&lt;/rec-number&gt;&lt;foreign-keys&gt;&lt;key app="EN" db-id="we0zp9rzrtpdauer9abv5aph9zexsa52a5sw"&gt;24&lt;/key&gt;&lt;key app="ENWeb" db-id="SSnE9wrtqgYAAE68948"&gt;24&lt;/key&gt;&lt;/foreign-keys&gt;&lt;ref-type name="Web Page"&gt;12&lt;/ref-type&gt;&lt;contributors&gt;&lt;authors&gt;&lt;author&gt;Guzdial, Mark&lt;/author&gt;&lt;/authors&gt;&lt;/contributors&gt;&lt;titles&gt;&lt;title&gt;Go to the Data: Two stories of (really) Computational Thinking&lt;/title&gt;&lt;secondary-title&gt;Computing Education Blog.&lt;/secondary-title&gt;&lt;/titles&gt;&lt;volume&gt;2011&lt;/volume&gt;&lt;number&gt;6/2/2011&lt;/number&gt;&lt;dates&gt;&lt;year&gt;2010&lt;/year&gt;&lt;/dates&gt;&lt;urls&gt;&lt;related-urls&gt;&lt;url&gt;computinged.wordpress.com/2010/08/12/go-to-the-data-two-stories-of-really-computational-thinking&lt;/url&gt;&lt;/related-urls&gt;&lt;/urls&gt;&lt;/record&gt;&lt;/Cite&gt;&lt;/EndNote&gt;</w:instrText>
      </w:r>
      <w:r w:rsidR="008A4A3A">
        <w:fldChar w:fldCharType="separate"/>
      </w:r>
      <w:r w:rsidR="00D63A35">
        <w:rPr>
          <w:noProof/>
        </w:rPr>
        <w:t>[</w:t>
      </w:r>
      <w:hyperlink w:anchor="_ENREF_6" w:tooltip="Guzdial, 2010 #24" w:history="1">
        <w:r w:rsidR="00142021">
          <w:rPr>
            <w:noProof/>
          </w:rPr>
          <w:t>6</w:t>
        </w:r>
      </w:hyperlink>
      <w:r w:rsidR="00D63A35">
        <w:rPr>
          <w:noProof/>
        </w:rPr>
        <w:t>]</w:t>
      </w:r>
      <w:r w:rsidR="008A4A3A">
        <w:fldChar w:fldCharType="end"/>
      </w:r>
      <w:r w:rsidR="00926993">
        <w:t xml:space="preserve">.  </w:t>
      </w:r>
      <w:r w:rsidR="0056526F">
        <w:t xml:space="preserve">In his </w:t>
      </w:r>
      <w:r w:rsidR="0090279B">
        <w:t>post</w:t>
      </w:r>
      <w:r w:rsidR="0056526F">
        <w:t xml:space="preserve"> </w:t>
      </w:r>
      <w:r w:rsidR="009E08A5">
        <w:t>dated</w:t>
      </w:r>
      <w:r w:rsidR="0056526F">
        <w:t xml:space="preserve"> August 12, 2010, Guzdial related </w:t>
      </w:r>
      <w:r w:rsidR="0056526F" w:rsidRPr="0056526F">
        <w:t xml:space="preserve">two </w:t>
      </w:r>
      <w:r w:rsidR="0056526F">
        <w:t xml:space="preserve">experiences </w:t>
      </w:r>
      <w:r w:rsidR="00D856DC">
        <w:t xml:space="preserve">that </w:t>
      </w:r>
      <w:r w:rsidR="006D5E89">
        <w:t>“</w:t>
      </w:r>
      <w:r w:rsidR="00D856DC">
        <w:t xml:space="preserve">highlighted </w:t>
      </w:r>
      <w:r w:rsidR="009D4262">
        <w:t>...</w:t>
      </w:r>
      <w:r w:rsidR="00D856DC">
        <w:t xml:space="preserve"> one aspect of CT </w:t>
      </w:r>
      <w:r w:rsidR="009E08A5">
        <w:t xml:space="preserve">... which </w:t>
      </w:r>
      <w:r w:rsidR="009D4262">
        <w:t xml:space="preserve">I feel </w:t>
      </w:r>
      <w:r w:rsidR="00D856DC">
        <w:t>is</w:t>
      </w:r>
      <w:r w:rsidR="0056526F">
        <w:t xml:space="preserve"> </w:t>
      </w:r>
      <w:r w:rsidR="0056526F" w:rsidRPr="00AE2892">
        <w:rPr>
          <w:i/>
        </w:rPr>
        <w:t>really</w:t>
      </w:r>
      <w:r w:rsidR="0056526F" w:rsidRPr="0056526F">
        <w:t xml:space="preserve"> </w:t>
      </w:r>
      <w:r w:rsidR="00D856DC">
        <w:t>computational thinking</w:t>
      </w:r>
      <w:r w:rsidR="006D5E89">
        <w:t>”</w:t>
      </w:r>
      <w:r w:rsidR="00AE2892">
        <w:t xml:space="preserve"> [emphasis in original].</w:t>
      </w:r>
      <w:r w:rsidR="0056526F">
        <w:t xml:space="preserve"> </w:t>
      </w:r>
      <w:r w:rsidR="00D856DC">
        <w:t xml:space="preserve"> </w:t>
      </w:r>
      <w:r w:rsidR="00BF2393">
        <w:t>Both ex</w:t>
      </w:r>
      <w:r w:rsidR="00FA1BC5">
        <w:t>perience</w:t>
      </w:r>
      <w:r w:rsidR="00BF2393">
        <w:t xml:space="preserve">s involved looking at data: one his own record of distances run each day in an attempt to correlate that with the timing of injuries sustained, and the other </w:t>
      </w:r>
      <w:r w:rsidR="00E21C63">
        <w:t xml:space="preserve">graphs of Atlanta temperatures to </w:t>
      </w:r>
      <w:r w:rsidR="00620DF4">
        <w:t>substantiate or refute a reporter</w:t>
      </w:r>
      <w:r w:rsidR="006D5E89">
        <w:t>’</w:t>
      </w:r>
      <w:r w:rsidR="00620DF4">
        <w:t xml:space="preserve">s claim that </w:t>
      </w:r>
      <w:r w:rsidR="002C7ED5">
        <w:t xml:space="preserve">the past summer had been </w:t>
      </w:r>
      <w:r w:rsidR="00620DF4">
        <w:t>Atlanta</w:t>
      </w:r>
      <w:r w:rsidR="006D5E89">
        <w:t>’</w:t>
      </w:r>
      <w:r w:rsidR="002C7ED5">
        <w:t>s</w:t>
      </w:r>
      <w:r w:rsidR="00620DF4">
        <w:t xml:space="preserve"> </w:t>
      </w:r>
      <w:r w:rsidR="006D5E89">
        <w:t>“</w:t>
      </w:r>
      <w:r w:rsidR="00620DF4">
        <w:t>hottest in 30 years.</w:t>
      </w:r>
      <w:r w:rsidR="006D5E89">
        <w:t>”</w:t>
      </w:r>
      <w:r w:rsidR="005F438D">
        <w:t xml:space="preserve"> </w:t>
      </w:r>
      <w:r w:rsidR="00D54B2C">
        <w:t xml:space="preserve"> </w:t>
      </w:r>
      <w:r w:rsidR="00C003DE">
        <w:t xml:space="preserve">However, even these relatively straightforward examples generated numerous </w:t>
      </w:r>
      <w:r w:rsidR="00FF4581">
        <w:t xml:space="preserve">reader </w:t>
      </w:r>
      <w:r w:rsidR="00C003DE">
        <w:t xml:space="preserve">comments expressing wide disagreement as to whether they </w:t>
      </w:r>
      <w:r w:rsidR="00C003DE">
        <w:rPr>
          <w:i/>
        </w:rPr>
        <w:t>really</w:t>
      </w:r>
      <w:r w:rsidR="00C003DE">
        <w:t xml:space="preserve"> demonstrated CT</w:t>
      </w:r>
      <w:r w:rsidR="0069763C">
        <w:t>,</w:t>
      </w:r>
      <w:r w:rsidR="00FF4581">
        <w:t xml:space="preserve"> and </w:t>
      </w:r>
      <w:r w:rsidR="0069763C">
        <w:t xml:space="preserve">even more disagreement as to </w:t>
      </w:r>
      <w:r w:rsidR="00FF4581">
        <w:t>what constitutes CT</w:t>
      </w:r>
      <w:r w:rsidR="00F162E4">
        <w:t xml:space="preserve"> itself</w:t>
      </w:r>
      <w:r w:rsidR="00C003DE">
        <w:t xml:space="preserve">.  </w:t>
      </w:r>
      <w:r w:rsidR="00FF4581">
        <w:t xml:space="preserve">Here are </w:t>
      </w:r>
      <w:r w:rsidR="00F17003">
        <w:t xml:space="preserve">two </w:t>
      </w:r>
      <w:r w:rsidR="0069763C">
        <w:t>of those comments</w:t>
      </w:r>
      <w:r w:rsidR="00FF4581">
        <w:t>, edited for brevity.</w:t>
      </w:r>
    </w:p>
    <w:p w14:paraId="623766F1" w14:textId="77777777" w:rsidR="00B74E52" w:rsidRDefault="005E307F" w:rsidP="00B74E52">
      <w:pPr>
        <w:pStyle w:val="Quote"/>
        <w:spacing w:after="0"/>
      </w:pPr>
      <w:r w:rsidRPr="005E307F">
        <w:rPr>
          <w:rFonts w:ascii="Verdana" w:hAnsi="Verdana" w:cs="Arial"/>
          <w:sz w:val="20"/>
        </w:rPr>
        <w:t xml:space="preserve">Kevin Karplus </w:t>
      </w:r>
      <w:r w:rsidR="00C964E5" w:rsidRPr="00006CD5">
        <w:t>(</w:t>
      </w:r>
      <w:r>
        <w:rPr>
          <w:i/>
        </w:rPr>
        <w:t>blogging as “</w:t>
      </w:r>
      <w:proofErr w:type="spellStart"/>
      <w:r w:rsidRPr="005E307F">
        <w:rPr>
          <w:i/>
        </w:rPr>
        <w:t>gasstationwithoutpumps</w:t>
      </w:r>
      <w:proofErr w:type="spellEnd"/>
      <w:r>
        <w:rPr>
          <w:i/>
        </w:rPr>
        <w:t>,”</w:t>
      </w:r>
      <w:r w:rsidRPr="00EA5198">
        <w:rPr>
          <w:i/>
        </w:rPr>
        <w:t xml:space="preserve"> </w:t>
      </w:r>
      <w:r w:rsidR="006F1F6F">
        <w:rPr>
          <w:i/>
        </w:rPr>
        <w:t xml:space="preserve">actual </w:t>
      </w:r>
      <w:r w:rsidR="00C13ADF" w:rsidRPr="00EA5198">
        <w:rPr>
          <w:i/>
        </w:rPr>
        <w:t>name revealed with permission</w:t>
      </w:r>
      <w:r>
        <w:t xml:space="preserve">), </w:t>
      </w:r>
      <w:r w:rsidR="00EA5198" w:rsidRPr="00EA5198">
        <w:rPr>
          <w:i/>
        </w:rPr>
        <w:t xml:space="preserve">a professor of </w:t>
      </w:r>
      <w:proofErr w:type="spellStart"/>
      <w:r w:rsidR="00EA5198" w:rsidRPr="00EA5198">
        <w:rPr>
          <w:i/>
        </w:rPr>
        <w:t>biomolecular</w:t>
      </w:r>
      <w:proofErr w:type="spellEnd"/>
      <w:r w:rsidR="00EA5198" w:rsidRPr="00EA5198">
        <w:rPr>
          <w:i/>
        </w:rPr>
        <w:t xml:space="preserve"> engin</w:t>
      </w:r>
      <w:r w:rsidR="006002FC">
        <w:rPr>
          <w:i/>
        </w:rPr>
        <w:softHyphen/>
      </w:r>
      <w:r w:rsidR="00EA5198" w:rsidRPr="00EA5198">
        <w:rPr>
          <w:i/>
        </w:rPr>
        <w:t>eer</w:t>
      </w:r>
      <w:r w:rsidR="006002FC">
        <w:rPr>
          <w:i/>
        </w:rPr>
        <w:softHyphen/>
      </w:r>
      <w:r w:rsidR="00EA5198" w:rsidRPr="00EA5198">
        <w:rPr>
          <w:i/>
        </w:rPr>
        <w:t>ing at the Univ. of California Santa Cruz</w:t>
      </w:r>
      <w:r w:rsidR="006E5A23" w:rsidRPr="00B74E52">
        <w:rPr>
          <w:i/>
        </w:rPr>
        <w:t>:</w:t>
      </w:r>
      <w:r w:rsidR="006E5A23">
        <w:t xml:space="preserve"> </w:t>
      </w:r>
      <w:r w:rsidR="006E5A23" w:rsidRPr="006E5A23">
        <w:t xml:space="preserve"> </w:t>
      </w:r>
    </w:p>
    <w:p w14:paraId="027526F6" w14:textId="77777777" w:rsidR="00D54B2C" w:rsidRDefault="006E5A23" w:rsidP="00B74E52">
      <w:pPr>
        <w:pStyle w:val="Quote"/>
        <w:ind w:firstLine="540"/>
      </w:pPr>
      <w:r w:rsidRPr="006E5A23">
        <w:t>I agree with you that getting lots of data is the heart of computational science, but I don</w:t>
      </w:r>
      <w:r w:rsidR="006D5E89">
        <w:t>’</w:t>
      </w:r>
      <w:r w:rsidRPr="006E5A23">
        <w:t xml:space="preserve">t think that it is the </w:t>
      </w:r>
      <w:r w:rsidR="006D5E89">
        <w:t>“</w:t>
      </w:r>
      <w:r w:rsidRPr="006E5A23">
        <w:t>computa</w:t>
      </w:r>
      <w:r w:rsidR="00B74E52">
        <w:softHyphen/>
      </w:r>
      <w:r w:rsidRPr="006E5A23">
        <w:t>tional thinking</w:t>
      </w:r>
      <w:r w:rsidR="006D5E89">
        <w:t>”</w:t>
      </w:r>
      <w:r w:rsidRPr="006E5A23">
        <w:t xml:space="preserve"> part.</w:t>
      </w:r>
      <w:r w:rsidR="00910959">
        <w:t xml:space="preserve">  </w:t>
      </w:r>
      <w:r w:rsidR="00910959" w:rsidRPr="00910959">
        <w:t xml:space="preserve">The analysis of the data is the </w:t>
      </w:r>
      <w:r w:rsidR="00314DEF">
        <w:t>CT</w:t>
      </w:r>
      <w:r w:rsidR="00910959" w:rsidRPr="00910959">
        <w:t>.</w:t>
      </w:r>
      <w:r w:rsidR="00C43AC6">
        <w:t xml:space="preserve">  ...  I distinguish between computa</w:t>
      </w:r>
      <w:r w:rsidR="0030722E">
        <w:softHyphen/>
      </w:r>
      <w:r w:rsidR="00C43AC6">
        <w:t xml:space="preserve">tional and algorithmic thinking. </w:t>
      </w:r>
      <w:r w:rsidR="00C22716">
        <w:t xml:space="preserve"> </w:t>
      </w:r>
      <w:r w:rsidR="00C43AC6">
        <w:t>Algorithmic thinking concentrates on the method, the steps of the method, how things are done, [etc.].  Computational thinking relies on the existence of algorithms, but does not care much about how they work.</w:t>
      </w:r>
      <w:r w:rsidR="00C22716">
        <w:t xml:space="preserve">  </w:t>
      </w:r>
      <w:r w:rsidR="00726758">
        <w:rPr>
          <w:i/>
        </w:rPr>
        <w:t>Karplus posted more extensive definitions and a discussion of their distinc</w:t>
      </w:r>
      <w:r w:rsidR="00C2299B">
        <w:rPr>
          <w:i/>
        </w:rPr>
        <w:softHyphen/>
      </w:r>
      <w:r w:rsidR="00726758">
        <w:rPr>
          <w:i/>
        </w:rPr>
        <w:t xml:space="preserve">tions </w:t>
      </w:r>
      <w:r w:rsidR="00C22716">
        <w:rPr>
          <w:i/>
        </w:rPr>
        <w:t>in his own blo</w:t>
      </w:r>
      <w:r w:rsidR="001C7763">
        <w:rPr>
          <w:i/>
        </w:rPr>
        <w:t>g</w:t>
      </w:r>
      <w:r w:rsidR="00B06691">
        <w:rPr>
          <w:i/>
        </w:rPr>
        <w:t xml:space="preserve"> (</w:t>
      </w:r>
      <w:r w:rsidR="00B06691" w:rsidRPr="00B06691">
        <w:rPr>
          <w:i/>
        </w:rPr>
        <w:t>gasstationwithoutpumps.wordpress.com</w:t>
      </w:r>
      <w:r w:rsidR="00B06691">
        <w:rPr>
          <w:i/>
        </w:rPr>
        <w:t>)</w:t>
      </w:r>
      <w:r w:rsidR="005E307F">
        <w:rPr>
          <w:i/>
        </w:rPr>
        <w:t>, w</w:t>
      </w:r>
      <w:r w:rsidR="00C22716">
        <w:rPr>
          <w:i/>
        </w:rPr>
        <w:t xml:space="preserve">here he states: </w:t>
      </w:r>
      <w:r w:rsidR="00C22716" w:rsidRPr="00C22716">
        <w:t xml:space="preserve">Algorithmic thinking is thinking about how </w:t>
      </w:r>
      <w:r w:rsidR="00C22716" w:rsidRPr="004D1382">
        <w:t xml:space="preserve">to accomplish a particular end.  ...  </w:t>
      </w:r>
      <w:r w:rsidR="00905984" w:rsidRPr="004D1382">
        <w:t xml:space="preserve">Computational thinking is thinking about </w:t>
      </w:r>
      <w:r w:rsidR="00905984" w:rsidRPr="00905984">
        <w:t xml:space="preserve">data </w:t>
      </w:r>
      <w:r w:rsidR="00905984" w:rsidRPr="00905984">
        <w:lastRenderedPageBreak/>
        <w:t>by using computers to summarize, massage, or transform data into a more easily understood form.</w:t>
      </w:r>
      <w:r w:rsidR="00726758">
        <w:t xml:space="preserve"> </w:t>
      </w:r>
      <w:r w:rsidR="008A4A3A" w:rsidRPr="00C22716">
        <w:fldChar w:fldCharType="begin"/>
      </w:r>
      <w:r w:rsidR="00142021">
        <w:instrText xml:space="preserve"> ADDIN EN.CITE &lt;EndNote&gt;&lt;Cite&gt;&lt;Author&gt;Karplus&lt;/Author&gt;&lt;Year&gt;2010, blogging as &amp;quot;gasstationwithoutpumps&amp;quot;&lt;/Year&gt;&lt;RecNum&gt;29&lt;/RecNum&gt;&lt;DisplayText&gt;[9]&lt;/DisplayText&gt;&lt;record&gt;&lt;rec-number&gt;29&lt;/rec-number&gt;&lt;foreign-keys&gt;&lt;key app="EN" db-id="we0zp9rzrtpdauer9abv5aph9zexsa52a5sw"&gt;29&lt;/key&gt;&lt;key app="ENWeb" db-id="SSnE9wrtqgYAAE68948"&gt;27&lt;/key&gt;&lt;/foreign-keys&gt;&lt;ref-type name="Web Page"&gt;12&lt;/ref-type&gt;&lt;contributors&gt;&lt;authors&gt;&lt;author&gt;Karplus, Kevin&lt;/author&gt;&lt;/authors&gt;&lt;/contributors&gt;&lt;titles&gt;&lt;title&gt;Algorithmic vs. Computational Thinking&lt;/title&gt;&lt;secondary-title&gt;&amp;quot;Gas station without pumps&amp;quot; blog.&lt;/secondary-title&gt;&lt;/titles&gt;&lt;volume&gt;2011&lt;/volume&gt;&lt;number&gt;6/3/2011&lt;/number&gt;&lt;dates&gt;&lt;year&gt;2010&lt;/year&gt;&lt;/dates&gt;&lt;urls&gt;&lt;related-urls&gt;&lt;url&gt;gasstationwithoutpumps.wordpress.com/2010/08/12/algorithmic-vs-computational-thinking&lt;/url&gt;&lt;/related-urls&gt;&lt;/urls&gt;&lt;/record&gt;&lt;/Cite&gt;&lt;/EndNote&gt;</w:instrText>
      </w:r>
      <w:r w:rsidR="008A4A3A" w:rsidRPr="00C22716">
        <w:fldChar w:fldCharType="separate"/>
      </w:r>
      <w:r w:rsidR="00142021">
        <w:rPr>
          <w:noProof/>
        </w:rPr>
        <w:t>[</w:t>
      </w:r>
      <w:hyperlink w:anchor="_ENREF_9" w:tooltip="Karplus, 2010 #29" w:history="1">
        <w:r w:rsidR="00142021">
          <w:rPr>
            <w:noProof/>
          </w:rPr>
          <w:t>9</w:t>
        </w:r>
      </w:hyperlink>
      <w:r w:rsidR="00142021">
        <w:rPr>
          <w:noProof/>
        </w:rPr>
        <w:t>]</w:t>
      </w:r>
      <w:r w:rsidR="008A4A3A" w:rsidRPr="00C22716">
        <w:fldChar w:fldCharType="end"/>
      </w:r>
    </w:p>
    <w:p w14:paraId="6364650F" w14:textId="77777777" w:rsidR="00B74E52" w:rsidRDefault="00EC7EE5" w:rsidP="00B74E52">
      <w:pPr>
        <w:pStyle w:val="Quote"/>
        <w:spacing w:after="0"/>
      </w:pPr>
      <w:r w:rsidRPr="00006CD5">
        <w:rPr>
          <w:rFonts w:ascii="Verdana" w:hAnsi="Verdana" w:cs="Arial"/>
          <w:sz w:val="20"/>
        </w:rPr>
        <w:t>Fred C. Martin</w:t>
      </w:r>
      <w:r w:rsidR="00A70663">
        <w:t xml:space="preserve">, </w:t>
      </w:r>
      <w:r w:rsidR="00EA5198">
        <w:rPr>
          <w:i/>
        </w:rPr>
        <w:t>a professor of computer science at the Univ. of Massachusetts Lowell</w:t>
      </w:r>
      <w:r w:rsidRPr="00B74E52">
        <w:rPr>
          <w:i/>
        </w:rPr>
        <w:t>:</w:t>
      </w:r>
      <w:r>
        <w:t xml:space="preserve">  </w:t>
      </w:r>
    </w:p>
    <w:p w14:paraId="1D85EB69" w14:textId="77777777" w:rsidR="00EC7EE5" w:rsidRDefault="00EC7EE5" w:rsidP="00B74E52">
      <w:pPr>
        <w:pStyle w:val="Quote"/>
        <w:ind w:firstLine="540"/>
      </w:pPr>
      <w:r w:rsidRPr="008144FF">
        <w:t xml:space="preserve">I think this is great example of scientific thinking, and of working with data </w:t>
      </w:r>
      <w:r>
        <w:t>...</w:t>
      </w:r>
      <w:r w:rsidRPr="008144FF">
        <w:t>, but I don</w:t>
      </w:r>
      <w:r w:rsidR="006D5E89">
        <w:t>’</w:t>
      </w:r>
      <w:r w:rsidRPr="008144FF">
        <w:t xml:space="preserve">t think it has much to do with </w:t>
      </w:r>
      <w:r>
        <w:t>CT</w:t>
      </w:r>
      <w:r w:rsidRPr="008144FF">
        <w:t>.</w:t>
      </w:r>
      <w:r>
        <w:t xml:space="preserve">  </w:t>
      </w:r>
      <w:r>
        <w:rPr>
          <w:i/>
        </w:rPr>
        <w:t xml:space="preserve">Martin went on to provide his own example and concluded with: </w:t>
      </w:r>
      <w:r w:rsidRPr="00155581">
        <w:t xml:space="preserve">I do think this algorithm is a good example of </w:t>
      </w:r>
      <w:r>
        <w:t>CT</w:t>
      </w:r>
      <w:r w:rsidRPr="00155581">
        <w:t xml:space="preserve"> outside of a programming context.</w:t>
      </w:r>
      <w:r>
        <w:t xml:space="preserve">  </w:t>
      </w:r>
      <w:r>
        <w:rPr>
          <w:i/>
        </w:rPr>
        <w:t>Guzdial replied:</w:t>
      </w:r>
      <w:r>
        <w:t xml:space="preserve"> </w:t>
      </w:r>
      <w:r w:rsidRPr="00155581">
        <w:t xml:space="preserve">I completely agree that your example is </w:t>
      </w:r>
      <w:r>
        <w:t>CT</w:t>
      </w:r>
      <w:r w:rsidRPr="00155581">
        <w:t>, but I don</w:t>
      </w:r>
      <w:r w:rsidR="006D5E89">
        <w:t>’</w:t>
      </w:r>
      <w:r w:rsidRPr="00155581">
        <w:t>t see what criteria you</w:t>
      </w:r>
      <w:r w:rsidR="006D5E89">
        <w:t>’</w:t>
      </w:r>
      <w:r w:rsidRPr="00155581">
        <w:t xml:space="preserve">re applying such that my example is not </w:t>
      </w:r>
      <w:r>
        <w:t>CT</w:t>
      </w:r>
      <w:r w:rsidRPr="00155581">
        <w:t>.</w:t>
      </w:r>
      <w:r>
        <w:t xml:space="preserve">  ...  </w:t>
      </w:r>
      <w:r w:rsidRPr="00331182">
        <w:t xml:space="preserve">What are the criteria by which we decide what is </w:t>
      </w:r>
      <w:r>
        <w:t>CT</w:t>
      </w:r>
      <w:r w:rsidRPr="00331182">
        <w:t xml:space="preserve"> and what is not?</w:t>
      </w:r>
      <w:r>
        <w:t xml:space="preserve">  </w:t>
      </w:r>
      <w:r>
        <w:rPr>
          <w:i/>
        </w:rPr>
        <w:t>Martin replied:</w:t>
      </w:r>
      <w:r>
        <w:t xml:space="preserve"> </w:t>
      </w:r>
      <w:r w:rsidRPr="00EC7EE5">
        <w:t xml:space="preserve">I think you hit </w:t>
      </w:r>
      <w:r>
        <w:t xml:space="preserve">[the nail] </w:t>
      </w:r>
      <w:r w:rsidRPr="00EC7EE5">
        <w:t>on the head with your question</w:t>
      </w:r>
      <w:r w:rsidR="004740D5">
        <w:t>.</w:t>
      </w:r>
      <w:r>
        <w:t xml:space="preserve">  ...  </w:t>
      </w:r>
      <w:r w:rsidRPr="00EC7EE5">
        <w:t>I sup</w:t>
      </w:r>
      <w:r w:rsidR="009551BD">
        <w:softHyphen/>
      </w:r>
      <w:r w:rsidRPr="00EC7EE5">
        <w:t>pose there are various levels or categories, and really what we</w:t>
      </w:r>
      <w:r w:rsidR="006D5E89">
        <w:t>’</w:t>
      </w:r>
      <w:r w:rsidRPr="00EC7EE5">
        <w:t>re after are lots of real-life examples of CT</w:t>
      </w:r>
      <w:r w:rsidR="00833E03">
        <w:t xml:space="preserve"> — </w:t>
      </w:r>
      <w:r w:rsidRPr="00EC7EE5">
        <w:t>especially, in non-programming domains</w:t>
      </w:r>
      <w:r w:rsidR="00833E03">
        <w:t xml:space="preserve"> — </w:t>
      </w:r>
      <w:r w:rsidRPr="00EC7EE5">
        <w:t>and then we can go about seeing how they relate.</w:t>
      </w:r>
    </w:p>
    <w:p w14:paraId="35A4E866" w14:textId="666ED84F" w:rsidR="009475F0" w:rsidRDefault="00F10EE0" w:rsidP="00CF6F02">
      <w:pPr>
        <w:pStyle w:val="DoubleSpaced"/>
        <w:spacing w:after="240"/>
        <w:ind w:firstLine="0"/>
      </w:pPr>
      <w:r>
        <w:t>Martin</w:t>
      </w:r>
      <w:r w:rsidR="006D5E89">
        <w:t>’</w:t>
      </w:r>
      <w:r>
        <w:t xml:space="preserve">s point is exactly what we try to do in this book.  Some of our examples may demonstrate CT and some algorithmic thinking (using </w:t>
      </w:r>
      <w:proofErr w:type="spellStart"/>
      <w:r w:rsidR="006C4540">
        <w:t>Karplus</w:t>
      </w:r>
      <w:r w:rsidR="006D5E89">
        <w:t>’</w:t>
      </w:r>
      <w:r w:rsidR="006C4540">
        <w:t>s</w:t>
      </w:r>
      <w:proofErr w:type="spellEnd"/>
      <w:r w:rsidR="006C4540">
        <w:t xml:space="preserve"> </w:t>
      </w:r>
      <w:r>
        <w:t>definition</w:t>
      </w:r>
      <w:r w:rsidR="006C4540">
        <w:t xml:space="preserve">s </w:t>
      </w:r>
      <w:r w:rsidR="008A4A3A">
        <w:fldChar w:fldCharType="begin"/>
      </w:r>
      <w:r w:rsidR="00142021">
        <w:instrText xml:space="preserve"> ADDIN EN.CITE &lt;EndNote&gt;&lt;Cite&gt;&lt;Author&gt;Karplus&lt;/Author&gt;&lt;Year&gt;2010, blogging as &amp;quot;gasstationwithoutpumps&amp;quot;&lt;/Year&gt;&lt;RecNum&gt;29&lt;/RecNum&gt;&lt;DisplayText&gt;[9]&lt;/DisplayText&gt;&lt;record&gt;&lt;rec-number&gt;29&lt;/rec-number&gt;&lt;foreign-keys&gt;&lt;key app="EN" db-id="we0zp9rzrtpdauer9abv5aph9zexsa52a5sw"&gt;29&lt;/key&gt;&lt;key app="ENWeb" db-id="SSnE9wrtqgYAAE68948"&gt;27&lt;/key&gt;&lt;/foreign-keys&gt;&lt;ref-type name="Web Page"&gt;12&lt;/ref-type&gt;&lt;contributors&gt;&lt;authors&gt;&lt;author&gt;Karplus, Kevin&lt;/author&gt;&lt;/authors&gt;&lt;/contributors&gt;&lt;titles&gt;&lt;title&gt;Algorithmic vs. Computational Thinking&lt;/title&gt;&lt;secondary-title&gt;&amp;quot;Gas station without pumps&amp;quot; blog.&lt;/secondary-title&gt;&lt;/titles&gt;&lt;volume&gt;2011&lt;/volume&gt;&lt;number&gt;6/3/2011&lt;/number&gt;&lt;dates&gt;&lt;year&gt;2010&lt;/year&gt;&lt;/dates&gt;&lt;urls&gt;&lt;related-urls&gt;&lt;url&gt;gasstationwithoutpumps.wordpress.com/2010/08/12/algorithmic-vs-computational-thinking&lt;/url&gt;&lt;/related-urls&gt;&lt;/urls&gt;&lt;/record&gt;&lt;/Cite&gt;&lt;/EndNote&gt;</w:instrText>
      </w:r>
      <w:r w:rsidR="008A4A3A">
        <w:fldChar w:fldCharType="separate"/>
      </w:r>
      <w:r w:rsidR="00142021">
        <w:rPr>
          <w:noProof/>
        </w:rPr>
        <w:t>[</w:t>
      </w:r>
      <w:hyperlink w:anchor="_ENREF_9" w:tooltip="Karplus, 2010 #29" w:history="1">
        <w:r w:rsidR="00142021">
          <w:rPr>
            <w:noProof/>
          </w:rPr>
          <w:t>9</w:t>
        </w:r>
      </w:hyperlink>
      <w:r w:rsidR="00142021">
        <w:rPr>
          <w:noProof/>
        </w:rPr>
        <w:t>]</w:t>
      </w:r>
      <w:r w:rsidR="008A4A3A">
        <w:fldChar w:fldCharType="end"/>
      </w:r>
      <w:r>
        <w:t>), but we don</w:t>
      </w:r>
      <w:r w:rsidR="006D5E89">
        <w:t>’</w:t>
      </w:r>
      <w:r>
        <w:t>t think that the distinction is particularly important</w:t>
      </w:r>
      <w:r w:rsidR="006C4540">
        <w:t xml:space="preserve"> in this context</w:t>
      </w:r>
      <w:r>
        <w:t>.  What is important</w:t>
      </w:r>
      <w:r w:rsidR="007579F8">
        <w:t xml:space="preserve"> </w:t>
      </w:r>
      <w:r w:rsidR="00075642">
        <w:t xml:space="preserve">to </w:t>
      </w:r>
      <w:r w:rsidR="007579F8">
        <w:t>us</w:t>
      </w:r>
      <w:r w:rsidR="00CB54A8">
        <w:t xml:space="preserve"> </w:t>
      </w:r>
      <w:r w:rsidR="008D1BB3">
        <w:t xml:space="preserve">as </w:t>
      </w:r>
      <w:r w:rsidR="00CB54A8">
        <w:t>teach</w:t>
      </w:r>
      <w:r w:rsidR="008D1BB3">
        <w:t>ers of</w:t>
      </w:r>
      <w:r w:rsidR="00CB54A8">
        <w:t xml:space="preserve"> </w:t>
      </w:r>
      <w:r w:rsidR="008D1BB3">
        <w:t xml:space="preserve">CT through </w:t>
      </w:r>
      <w:r w:rsidR="00CB54A8">
        <w:t xml:space="preserve">interdisciplinary courses </w:t>
      </w:r>
      <w:r>
        <w:t xml:space="preserve">is that we get students </w:t>
      </w:r>
      <w:r w:rsidR="006F1F6F">
        <w:t xml:space="preserve">to start </w:t>
      </w:r>
      <w:r>
        <w:t xml:space="preserve">thinking logically and critically, using data </w:t>
      </w:r>
      <w:r w:rsidR="00075642">
        <w:t xml:space="preserve">and algorithms </w:t>
      </w:r>
      <w:r>
        <w:t xml:space="preserve">rather than </w:t>
      </w:r>
      <w:r w:rsidR="00E5286E" w:rsidRPr="00543D3D">
        <w:rPr>
          <w:i/>
        </w:rPr>
        <w:t>only</w:t>
      </w:r>
      <w:r w:rsidR="00E5286E">
        <w:t xml:space="preserve"> </w:t>
      </w:r>
      <w:r w:rsidR="00075642">
        <w:t>trial and error</w:t>
      </w:r>
      <w:r>
        <w:t xml:space="preserve"> to </w:t>
      </w:r>
      <w:r w:rsidR="002A6B9F">
        <w:t xml:space="preserve">implement solutions that </w:t>
      </w:r>
      <w:r w:rsidR="00285DBA">
        <w:t>extend their creativity.</w:t>
      </w:r>
      <w:r w:rsidR="00E873ED">
        <w:t xml:space="preserve">  </w:t>
      </w:r>
      <w:r w:rsidR="000E4639">
        <w:t xml:space="preserve">We </w:t>
      </w:r>
      <w:r w:rsidR="00E873ED">
        <w:t xml:space="preserve">do not mean to minimize the value of trial and error, </w:t>
      </w:r>
      <w:r w:rsidR="00DC5073">
        <w:t>which is an important pathway into the discovery process.</w:t>
      </w:r>
      <w:r w:rsidR="00F8349F">
        <w:t xml:space="preserve">  </w:t>
      </w:r>
      <w:r w:rsidR="00DC5073">
        <w:t xml:space="preserve">We merely wish to emphasize the importance of helping students </w:t>
      </w:r>
      <w:r w:rsidR="000E4639">
        <w:t xml:space="preserve">think </w:t>
      </w:r>
      <w:r w:rsidR="00DC5073">
        <w:t>more analytical</w:t>
      </w:r>
      <w:r w:rsidR="000E4639">
        <w:t>ly</w:t>
      </w:r>
      <w:r w:rsidR="00DC5073">
        <w:t xml:space="preserve"> and systematic</w:t>
      </w:r>
      <w:r w:rsidR="000E4639">
        <w:t>ally</w:t>
      </w:r>
      <w:r w:rsidR="00DC5073">
        <w:t xml:space="preserve"> about process</w:t>
      </w:r>
      <w:r w:rsidR="000E4639">
        <w:t>es</w:t>
      </w:r>
      <w:r w:rsidR="00DC5073">
        <w:t xml:space="preserve"> and </w:t>
      </w:r>
      <w:r w:rsidR="000E4639">
        <w:t xml:space="preserve">the </w:t>
      </w:r>
      <w:r w:rsidR="00DC5073">
        <w:t xml:space="preserve">progression of their </w:t>
      </w:r>
      <w:r w:rsidR="00E257F6">
        <w:t xml:space="preserve">ideas and </w:t>
      </w:r>
      <w:r w:rsidR="00DC5073">
        <w:t>actions.</w:t>
      </w:r>
    </w:p>
    <w:p w14:paraId="12744EF3" w14:textId="77777777" w:rsidR="006E39FE" w:rsidRDefault="006E39FE" w:rsidP="006E39FE">
      <w:pPr>
        <w:pStyle w:val="Heading3"/>
      </w:pPr>
      <w:r>
        <w:t xml:space="preserve">A </w:t>
      </w:r>
      <w:r w:rsidR="00503F0A">
        <w:t>First</w:t>
      </w:r>
      <w:r>
        <w:t xml:space="preserve"> Activity to </w:t>
      </w:r>
      <w:r w:rsidR="00503F0A">
        <w:t>Introduce CT</w:t>
      </w:r>
    </w:p>
    <w:p w14:paraId="1305751B" w14:textId="456D3247" w:rsidR="007357AB" w:rsidRDefault="001A1082" w:rsidP="007357AB">
      <w:pPr>
        <w:pStyle w:val="DoubleSpaced"/>
      </w:pPr>
      <w:r>
        <w:t xml:space="preserve">Here’s a fun way to introduce CT in class.  Begin </w:t>
      </w:r>
      <w:r w:rsidR="00725A0F">
        <w:t xml:space="preserve">by telling students that they’re going to write down the series of steps — an algorithm — for making a cup of tea, given </w:t>
      </w:r>
      <w:r w:rsidR="00725A0F">
        <w:lastRenderedPageBreak/>
        <w:t>that they have a</w:t>
      </w:r>
      <w:r w:rsidR="00F93CE5">
        <w:t>n empty</w:t>
      </w:r>
      <w:r w:rsidR="00725A0F">
        <w:t xml:space="preserve"> tea pot, a source of water, a </w:t>
      </w:r>
      <w:r w:rsidR="00F93CE5">
        <w:t xml:space="preserve">working </w:t>
      </w:r>
      <w:r w:rsidR="00725A0F">
        <w:t xml:space="preserve">stove, a tea bag, and a tea cup.  They’ll quickly give you a sequence </w:t>
      </w:r>
      <w:r w:rsidR="000052EC">
        <w:t>similar to</w:t>
      </w:r>
      <w:r w:rsidR="00725A0F">
        <w:t xml:space="preserve"> this:</w:t>
      </w:r>
    </w:p>
    <w:p w14:paraId="536A4275" w14:textId="77777777" w:rsidR="00725A0F" w:rsidRDefault="00725A0F" w:rsidP="00725A0F">
      <w:pPr>
        <w:pStyle w:val="DoubleSpaced"/>
        <w:numPr>
          <w:ilvl w:val="0"/>
          <w:numId w:val="18"/>
        </w:numPr>
      </w:pPr>
      <w:r>
        <w:t>Fill the tea pot with water.</w:t>
      </w:r>
    </w:p>
    <w:p w14:paraId="2E845E71" w14:textId="77777777" w:rsidR="00F93CE5" w:rsidRDefault="00725A0F" w:rsidP="00725A0F">
      <w:pPr>
        <w:pStyle w:val="DoubleSpaced"/>
        <w:numPr>
          <w:ilvl w:val="0"/>
          <w:numId w:val="18"/>
        </w:numPr>
      </w:pPr>
      <w:r>
        <w:t>Put the pot full of water on the stove</w:t>
      </w:r>
      <w:r w:rsidR="00F93CE5">
        <w:t>.</w:t>
      </w:r>
    </w:p>
    <w:p w14:paraId="2727EA05" w14:textId="77777777" w:rsidR="00725A0F" w:rsidRDefault="00F93CE5" w:rsidP="00725A0F">
      <w:pPr>
        <w:pStyle w:val="DoubleSpaced"/>
        <w:numPr>
          <w:ilvl w:val="0"/>
          <w:numId w:val="18"/>
        </w:numPr>
      </w:pPr>
      <w:r>
        <w:t>T</w:t>
      </w:r>
      <w:r w:rsidR="00725A0F">
        <w:t>urn the stove on.</w:t>
      </w:r>
    </w:p>
    <w:p w14:paraId="41499AE8" w14:textId="77777777" w:rsidR="00725A0F" w:rsidRDefault="00725A0F" w:rsidP="00725A0F">
      <w:pPr>
        <w:pStyle w:val="DoubleSpaced"/>
        <w:numPr>
          <w:ilvl w:val="0"/>
          <w:numId w:val="18"/>
        </w:numPr>
      </w:pPr>
      <w:r>
        <w:t>Wait for the water to boil.</w:t>
      </w:r>
    </w:p>
    <w:p w14:paraId="3FC88EFF" w14:textId="77777777" w:rsidR="00F93CE5" w:rsidRDefault="00F93CE5" w:rsidP="00725A0F">
      <w:pPr>
        <w:pStyle w:val="DoubleSpaced"/>
        <w:numPr>
          <w:ilvl w:val="0"/>
          <w:numId w:val="18"/>
        </w:numPr>
      </w:pPr>
      <w:r>
        <w:t>Turn the stove off.</w:t>
      </w:r>
    </w:p>
    <w:p w14:paraId="0C22A8E0" w14:textId="77777777" w:rsidR="00725A0F" w:rsidRDefault="00725A0F" w:rsidP="00725A0F">
      <w:pPr>
        <w:pStyle w:val="DoubleSpaced"/>
        <w:numPr>
          <w:ilvl w:val="0"/>
          <w:numId w:val="18"/>
        </w:numPr>
      </w:pPr>
      <w:r>
        <w:t>Pour the boiling water into the cup.</w:t>
      </w:r>
    </w:p>
    <w:p w14:paraId="28B563DB" w14:textId="77777777" w:rsidR="00725A0F" w:rsidRDefault="00725A0F" w:rsidP="00725A0F">
      <w:pPr>
        <w:pStyle w:val="DoubleSpaced"/>
        <w:numPr>
          <w:ilvl w:val="0"/>
          <w:numId w:val="18"/>
        </w:numPr>
      </w:pPr>
      <w:r>
        <w:t>Put the tea bag into the cup.</w:t>
      </w:r>
    </w:p>
    <w:p w14:paraId="51C4912A" w14:textId="77777777" w:rsidR="00F93CE5" w:rsidRDefault="00F93CE5" w:rsidP="00725A0F">
      <w:pPr>
        <w:pStyle w:val="DoubleSpaced"/>
        <w:numPr>
          <w:ilvl w:val="0"/>
          <w:numId w:val="18"/>
        </w:numPr>
      </w:pPr>
      <w:r>
        <w:t xml:space="preserve">Wait until </w:t>
      </w:r>
      <w:r w:rsidR="00725A0F">
        <w:t>the tea is a strong as you like it</w:t>
      </w:r>
    </w:p>
    <w:p w14:paraId="7D01D278" w14:textId="77777777" w:rsidR="00725A0F" w:rsidRDefault="00F93CE5" w:rsidP="00725A0F">
      <w:pPr>
        <w:pStyle w:val="DoubleSpaced"/>
        <w:numPr>
          <w:ilvl w:val="0"/>
          <w:numId w:val="18"/>
        </w:numPr>
      </w:pPr>
      <w:r>
        <w:t>R</w:t>
      </w:r>
      <w:r w:rsidR="00725A0F">
        <w:t>emove the tea bag.</w:t>
      </w:r>
    </w:p>
    <w:p w14:paraId="49F43A1B" w14:textId="77777777" w:rsidR="00725A0F" w:rsidRDefault="004D7DC3" w:rsidP="00725A0F">
      <w:pPr>
        <w:pStyle w:val="DoubleSpaced"/>
        <w:ind w:firstLine="0"/>
      </w:pPr>
      <w:r>
        <w:t xml:space="preserve">Of course there can be variations.  </w:t>
      </w:r>
      <w:r w:rsidR="00725A0F">
        <w:t xml:space="preserve">Some </w:t>
      </w:r>
      <w:r>
        <w:t xml:space="preserve">students </w:t>
      </w:r>
      <w:r w:rsidR="00725A0F">
        <w:t xml:space="preserve">may want </w:t>
      </w:r>
      <w:r w:rsidR="00B44F39">
        <w:t xml:space="preserve">to </w:t>
      </w:r>
      <w:r w:rsidR="00725A0F">
        <w:t xml:space="preserve">interchange steps </w:t>
      </w:r>
      <w:r w:rsidR="00B44F39">
        <w:t>6</w:t>
      </w:r>
      <w:r w:rsidR="00725A0F">
        <w:t xml:space="preserve"> and </w:t>
      </w:r>
      <w:r w:rsidR="00B44F39">
        <w:t>7</w:t>
      </w:r>
      <w:r w:rsidR="00725A0F">
        <w:t xml:space="preserve">, and some may </w:t>
      </w:r>
      <w:r w:rsidR="00F93CE5">
        <w:t xml:space="preserve">want to </w:t>
      </w:r>
      <w:r>
        <w:t>include</w:t>
      </w:r>
      <w:r w:rsidR="00725A0F">
        <w:t xml:space="preserve"> steps for adding sugar or lemon or milk.  </w:t>
      </w:r>
      <w:r w:rsidR="00F93CE5">
        <w:t xml:space="preserve">That’s fine.  </w:t>
      </w:r>
      <w:r w:rsidR="00725A0F">
        <w:t xml:space="preserve">But it shouldn’t take long to </w:t>
      </w:r>
      <w:r w:rsidR="00F93CE5">
        <w:t xml:space="preserve">hone in on </w:t>
      </w:r>
      <w:r w:rsidR="00725A0F">
        <w:t>a series of steps that the entire class can support.</w:t>
      </w:r>
    </w:p>
    <w:p w14:paraId="39660908" w14:textId="77777777" w:rsidR="00725A0F" w:rsidRDefault="00F93CE5" w:rsidP="00F93CE5">
      <w:pPr>
        <w:pStyle w:val="DoubleSpaced"/>
      </w:pPr>
      <w:r>
        <w:t xml:space="preserve">You’ve now got an algorithmic solution to the original problem.  </w:t>
      </w:r>
      <w:r w:rsidR="004B4365">
        <w:t>Now tell the students that you want them to solve the same problem, but that they are to begin with a pot full of boiling water.  Tell them that if they think of the algorithm they just developed as an atomic piece of data, it’s actually possible to solve the problem in just two steps!</w:t>
      </w:r>
    </w:p>
    <w:p w14:paraId="1A754EFA" w14:textId="092EB6FF" w:rsidR="004B4365" w:rsidRDefault="004B4365" w:rsidP="00F93CE5">
      <w:pPr>
        <w:pStyle w:val="DoubleSpaced"/>
      </w:pPr>
      <w:r>
        <w:t xml:space="preserve">Most students will understandably claim that the solution is to skip the first five steps of the original algorithm and complete steps 6-9.  But that’s four steps, not two.  If one thinks of the entire 9-step algorithm as a </w:t>
      </w:r>
      <w:r w:rsidR="000E4639">
        <w:t xml:space="preserve">single </w:t>
      </w:r>
      <w:r>
        <w:t xml:space="preserve">piece of data, the two-step solution is to pour out the boiling water from the tea pot and reduce the second problem to the first, </w:t>
      </w:r>
      <w:r>
        <w:lastRenderedPageBreak/>
        <w:t xml:space="preserve">which has already been solved!  </w:t>
      </w:r>
      <w:r w:rsidR="00492CE6">
        <w:t>Performing the algorithm is then a single step, because you know it works and you don’t even have to think about its component steps.</w:t>
      </w:r>
      <w:r w:rsidR="007764FA">
        <w:t xml:space="preserve">  CT involves thinking about all aspects of the problem as data.</w:t>
      </w:r>
      <w:r w:rsidR="004F5820">
        <w:t xml:space="preserve">  </w:t>
      </w:r>
    </w:p>
    <w:p w14:paraId="216382D9" w14:textId="28E9CE9A" w:rsidR="00492CE6" w:rsidRPr="00F93CE5" w:rsidRDefault="006E66E8" w:rsidP="00A507E9">
      <w:pPr>
        <w:pStyle w:val="DoubleSpaced"/>
        <w:spacing w:after="240"/>
      </w:pPr>
      <w:r>
        <w:t xml:space="preserve">Students will argue that the two-step solution is inefficient.  They will say that </w:t>
      </w:r>
      <w:r w:rsidR="00B71759">
        <w:t xml:space="preserve">it’s crazy to go backwards.  But we do such things every day.  We have all been in situations where we’ve tried to follow directions and gotten lost and decided that “it’s easier to start over.”  </w:t>
      </w:r>
      <w:r w:rsidR="00C47C7C">
        <w:t>In music, w</w:t>
      </w:r>
      <w:r w:rsidR="004F5820">
        <w:t xml:space="preserve">hen rehearsing </w:t>
      </w:r>
      <w:r w:rsidR="00C47C7C">
        <w:t>and trying to correct errors in a tricky passage</w:t>
      </w:r>
      <w:r w:rsidR="004F5820">
        <w:t xml:space="preserve">, it’s </w:t>
      </w:r>
      <w:r w:rsidR="00C47C7C">
        <w:t xml:space="preserve">often difficult to start in the middle.  It’s more natural to go back to the beginning of a section or phrase, and </w:t>
      </w:r>
      <w:r w:rsidR="000E4639">
        <w:t xml:space="preserve">then rehearse </w:t>
      </w:r>
      <w:r w:rsidR="00C47C7C">
        <w:t xml:space="preserve">the passage over and over from there.  </w:t>
      </w:r>
      <w:r w:rsidR="00A507E9">
        <w:t>This type of thinking relies on understanding structure, which is the basis of all data analysis, which is in turn the basis of CT.</w:t>
      </w:r>
    </w:p>
    <w:p w14:paraId="019F70E3" w14:textId="77777777" w:rsidR="00CF6F02" w:rsidRDefault="00CF6F02" w:rsidP="00CF6F02">
      <w:pPr>
        <w:pStyle w:val="Heading2"/>
      </w:pPr>
      <w:r>
        <w:t>Computational Thinking in Music</w:t>
      </w:r>
      <w:r w:rsidR="0067220A">
        <w:t>al Flowcharts</w:t>
      </w:r>
    </w:p>
    <w:p w14:paraId="5CBA74D4" w14:textId="77777777" w:rsidR="008C5B23" w:rsidRDefault="004B1BEC" w:rsidP="00C6576A">
      <w:pPr>
        <w:pStyle w:val="DoubleSpaced"/>
      </w:pPr>
      <w:r>
        <w:t xml:space="preserve">How </w:t>
      </w:r>
      <w:r w:rsidR="0059446D">
        <w:t xml:space="preserve">might </w:t>
      </w:r>
      <w:r w:rsidR="00225567">
        <w:t xml:space="preserve">you </w:t>
      </w:r>
      <w:r w:rsidR="0059446D">
        <w:t>demonstrate computational (or algorithmic) thinking in a</w:t>
      </w:r>
      <w:r w:rsidR="006E39FE">
        <w:t xml:space="preserve"> musical</w:t>
      </w:r>
      <w:r w:rsidR="0059446D">
        <w:t xml:space="preserve"> context?  </w:t>
      </w:r>
      <w:r w:rsidR="008C5B23">
        <w:t xml:space="preserve">Building on the </w:t>
      </w:r>
      <w:r w:rsidR="004A3946">
        <w:t xml:space="preserve">above </w:t>
      </w:r>
      <w:r w:rsidR="008C5B23">
        <w:t xml:space="preserve">discussion, we suggest that one answer lies in viewing music as data and looking for patterns that </w:t>
      </w:r>
      <w:r w:rsidR="00545578">
        <w:t>we also find in computer programs</w:t>
      </w:r>
      <w:r w:rsidR="008C5B23">
        <w:t>.</w:t>
      </w:r>
      <w:r w:rsidR="00490516">
        <w:t xml:space="preserve"> </w:t>
      </w:r>
      <w:r w:rsidR="008C5B23">
        <w:t xml:space="preserve"> </w:t>
      </w:r>
      <w:r w:rsidR="001D5C43">
        <w:t>In yet another response to Guzdial</w:t>
      </w:r>
      <w:r w:rsidR="006D5E89">
        <w:t>’</w:t>
      </w:r>
      <w:r w:rsidR="001D5C43">
        <w:t>s post discussed above, Severance wrote:</w:t>
      </w:r>
    </w:p>
    <w:p w14:paraId="7820C3FA" w14:textId="77777777" w:rsidR="008C5B23" w:rsidRDefault="00447B7A" w:rsidP="004174C9">
      <w:pPr>
        <w:pStyle w:val="Quote"/>
      </w:pPr>
      <w:r w:rsidRPr="00447B7A">
        <w:t xml:space="preserve">I think that the key point of your analysis (which I agree with) is that data is a great place to start with when it comes to developing computational thinking as a skill. </w:t>
      </w:r>
      <w:r>
        <w:t xml:space="preserve"> </w:t>
      </w:r>
      <w:r w:rsidRPr="00447B7A">
        <w:t xml:space="preserve">Each of the examples you used was not only data, but it was data that was about people and/or something you could touch, feel, and see. </w:t>
      </w:r>
      <w:r>
        <w:t xml:space="preserve"> ..</w:t>
      </w:r>
      <w:r w:rsidRPr="00447B7A">
        <w:t>.</w:t>
      </w:r>
      <w:r>
        <w:t xml:space="preserve"> </w:t>
      </w:r>
      <w:r w:rsidRPr="00447B7A">
        <w:t xml:space="preserve"> Computational thinking begins to grow as soon as they start looking at the information methodically</w:t>
      </w:r>
      <w:r w:rsidR="00966FC4">
        <w:t>...</w:t>
      </w:r>
    </w:p>
    <w:p w14:paraId="1C0B46C2" w14:textId="77777777" w:rsidR="00806024" w:rsidRDefault="00B70275" w:rsidP="00806024">
      <w:pPr>
        <w:pStyle w:val="DoubleSpaced"/>
      </w:pPr>
      <w:r>
        <w:lastRenderedPageBreak/>
        <w:t xml:space="preserve">Can we use </w:t>
      </w:r>
      <w:r w:rsidR="00C92D79">
        <w:t>music</w:t>
      </w:r>
      <w:r>
        <w:t xml:space="preserve"> as data?  </w:t>
      </w:r>
      <w:r w:rsidR="00D47C39">
        <w:t>Yes, we can</w:t>
      </w:r>
      <w:r>
        <w:t xml:space="preserve">.  </w:t>
      </w:r>
      <w:r w:rsidR="00C92D79">
        <w:t>MIDI,</w:t>
      </w:r>
      <w:r w:rsidR="00581706">
        <w:rPr>
          <w:rStyle w:val="FootnoteReference"/>
        </w:rPr>
        <w:footnoteReference w:id="1"/>
      </w:r>
      <w:r w:rsidR="00C92D79">
        <w:t xml:space="preserve"> AIF</w:t>
      </w:r>
      <w:r w:rsidR="00581706">
        <w:t>F</w:t>
      </w:r>
      <w:r w:rsidR="00C92D79">
        <w:t>,</w:t>
      </w:r>
      <w:r w:rsidR="00FD1C93">
        <w:rPr>
          <w:rStyle w:val="FootnoteReference"/>
        </w:rPr>
        <w:footnoteReference w:id="2"/>
      </w:r>
      <w:r w:rsidR="00C92D79">
        <w:t xml:space="preserve"> </w:t>
      </w:r>
      <w:r w:rsidR="00581706">
        <w:t>WAV,</w:t>
      </w:r>
      <w:r w:rsidR="00581706">
        <w:rPr>
          <w:rStyle w:val="FootnoteReference"/>
        </w:rPr>
        <w:footnoteReference w:id="3"/>
      </w:r>
      <w:r w:rsidR="00581706">
        <w:t xml:space="preserve"> </w:t>
      </w:r>
      <w:r w:rsidR="00D47C39">
        <w:t xml:space="preserve">and </w:t>
      </w:r>
      <w:proofErr w:type="spellStart"/>
      <w:r w:rsidR="00C92D79">
        <w:t>MusicXML</w:t>
      </w:r>
      <w:proofErr w:type="spellEnd"/>
      <w:r w:rsidR="00642D40">
        <w:rPr>
          <w:rStyle w:val="FootnoteReference"/>
        </w:rPr>
        <w:footnoteReference w:id="4"/>
      </w:r>
      <w:r w:rsidR="00C92D79">
        <w:t xml:space="preserve"> </w:t>
      </w:r>
      <w:r w:rsidR="00D47C39">
        <w:t>files can all be treated as data, a</w:t>
      </w:r>
      <w:r w:rsidR="00912974">
        <w:t xml:space="preserve">s well as files in the </w:t>
      </w:r>
      <w:r w:rsidR="00642D40">
        <w:t xml:space="preserve">alphabet soup of </w:t>
      </w:r>
      <w:r w:rsidR="00C92D79">
        <w:t>audio compression formats</w:t>
      </w:r>
      <w:r w:rsidR="00642D40">
        <w:t xml:space="preserve"> such as MP3, OGG</w:t>
      </w:r>
      <w:r w:rsidR="00C92D79">
        <w:t xml:space="preserve">, </w:t>
      </w:r>
      <w:r w:rsidR="00642D40">
        <w:t xml:space="preserve">M4A, </w:t>
      </w:r>
      <w:r w:rsidR="00C92D79">
        <w:t xml:space="preserve">etc.  </w:t>
      </w:r>
      <w:r w:rsidR="00912974">
        <w:t xml:space="preserve">However, </w:t>
      </w:r>
      <w:r w:rsidR="00C92D79">
        <w:t>analyzing these types of data</w:t>
      </w:r>
      <w:r w:rsidR="00912974">
        <w:t>, particularly at the level of individual samples,</w:t>
      </w:r>
      <w:r w:rsidR="00C92D79">
        <w:t xml:space="preserve"> </w:t>
      </w:r>
      <w:r w:rsidR="00FD1C93">
        <w:t>is probably</w:t>
      </w:r>
      <w:r w:rsidR="00C92D79">
        <w:t xml:space="preserve"> way beyond the scope of an introductory course.  (</w:t>
      </w:r>
      <w:r w:rsidR="00CF5C80">
        <w:t>Analyzing s</w:t>
      </w:r>
      <w:r w:rsidR="00C92D79">
        <w:t xml:space="preserve">ome </w:t>
      </w:r>
      <w:r w:rsidR="00CF5C80">
        <w:t xml:space="preserve">of them is </w:t>
      </w:r>
      <w:r w:rsidR="00C92D79">
        <w:t>not, however</w:t>
      </w:r>
      <w:r w:rsidR="00596DEF">
        <w:t>, as w</w:t>
      </w:r>
      <w:r w:rsidR="00C92D79">
        <w:t xml:space="preserve">e will discuss </w:t>
      </w:r>
      <w:r w:rsidR="00596DEF">
        <w:t xml:space="preserve">when we talk later about </w:t>
      </w:r>
      <w:r w:rsidR="00C92D79">
        <w:t>our use of MIDI.)</w:t>
      </w:r>
      <w:r w:rsidR="005A227E">
        <w:t xml:space="preserve">  </w:t>
      </w:r>
      <w:r w:rsidR="00C85543">
        <w:t xml:space="preserve">In our work, we have therefore moved </w:t>
      </w:r>
      <w:r w:rsidR="00A41746">
        <w:t xml:space="preserve">up to a higher level of abstraction, </w:t>
      </w:r>
      <w:r w:rsidR="00F40C24">
        <w:t xml:space="preserve">that is, </w:t>
      </w:r>
      <w:r w:rsidR="00C85543">
        <w:t>to songs themselves.</w:t>
      </w:r>
    </w:p>
    <w:p w14:paraId="77A63A8B" w14:textId="4491504A" w:rsidR="004A2B5C" w:rsidRPr="00775164" w:rsidRDefault="00A41746" w:rsidP="001E0C26">
      <w:pPr>
        <w:pStyle w:val="DoubleSpaced"/>
      </w:pPr>
      <w:r>
        <w:t>Can songs be data?</w:t>
      </w:r>
      <w:r w:rsidR="00806024">
        <w:t xml:space="preserve">  Yes, they can.  </w:t>
      </w:r>
      <w:r w:rsidR="00EB20BF">
        <w:t xml:space="preserve">It is easy to </w:t>
      </w:r>
      <w:r w:rsidR="00434FAF">
        <w:t>imagine</w:t>
      </w:r>
      <w:r w:rsidR="00EB20BF">
        <w:t xml:space="preserve"> </w:t>
      </w:r>
      <w:r w:rsidR="00622FE0">
        <w:t xml:space="preserve">a relatively simple computer program </w:t>
      </w:r>
      <w:r w:rsidR="00F40C24">
        <w:t>built</w:t>
      </w:r>
      <w:r w:rsidR="00622FE0">
        <w:t xml:space="preserve"> from </w:t>
      </w:r>
      <w:r w:rsidR="00434FAF">
        <w:t xml:space="preserve">the wealth of </w:t>
      </w:r>
      <w:r w:rsidR="00687093">
        <w:t xml:space="preserve">“meta” </w:t>
      </w:r>
      <w:r w:rsidR="00434FAF">
        <w:t xml:space="preserve">information stored in MP3 files (see Figure </w:t>
      </w:r>
      <w:r w:rsidR="006C75F2" w:rsidRPr="006C75F2">
        <w:fldChar w:fldCharType="begin"/>
      </w:r>
      <w:r w:rsidR="006C75F2" w:rsidRPr="006C75F2">
        <w:instrText xml:space="preserve"> REF chapno \h </w:instrText>
      </w:r>
      <w:r w:rsidR="006C75F2" w:rsidRPr="006C75F2">
        <w:instrText xml:space="preserve"> \* MERGEFORMAT </w:instrText>
      </w:r>
      <w:r w:rsidR="006C75F2" w:rsidRPr="006C75F2">
        <w:fldChar w:fldCharType="separate"/>
      </w:r>
      <w:r w:rsidR="00ED0138">
        <w:t>1</w:t>
      </w:r>
      <w:r w:rsidR="006C75F2" w:rsidRPr="006C75F2">
        <w:fldChar w:fldCharType="end"/>
      </w:r>
      <w:r w:rsidR="00F40C24">
        <w:noBreakHyphen/>
      </w:r>
      <w:r w:rsidR="008A4A3A">
        <w:fldChar w:fldCharType="begin"/>
      </w:r>
      <w:r w:rsidR="00CF441F">
        <w:instrText xml:space="preserve"> seq </w:instrText>
      </w:r>
      <w:r w:rsidR="007E49A4">
        <w:instrText>figno</w:instrText>
      </w:r>
      <w:r w:rsidR="00CF441F">
        <w:instrText xml:space="preserve"> </w:instrText>
      </w:r>
      <w:r w:rsidR="008A4A3A">
        <w:fldChar w:fldCharType="separate"/>
      </w:r>
      <w:r w:rsidR="00ED0138">
        <w:rPr>
          <w:noProof/>
        </w:rPr>
        <w:t>1</w:t>
      </w:r>
      <w:r w:rsidR="008A4A3A">
        <w:fldChar w:fldCharType="end"/>
      </w:r>
      <w:r w:rsidR="00434FAF">
        <w:t>)</w:t>
      </w:r>
      <w:r w:rsidR="00622FE0">
        <w:t>.</w:t>
      </w:r>
      <w:r w:rsidR="00D71395">
        <w:t xml:space="preserve">  Students could create a program that </w:t>
      </w:r>
      <w:r w:rsidR="00542702">
        <w:t xml:space="preserve">builds a list of all the songs in </w:t>
      </w:r>
      <w:r w:rsidR="00D71395">
        <w:t xml:space="preserve">their own </w:t>
      </w:r>
      <w:r w:rsidR="00542702">
        <w:t xml:space="preserve">music libraries and then </w:t>
      </w:r>
      <w:r w:rsidR="006D5E89">
        <w:t>“</w:t>
      </w:r>
      <w:r w:rsidR="00542702">
        <w:t>mine</w:t>
      </w:r>
      <w:r w:rsidR="006D5E89">
        <w:t>”</w:t>
      </w:r>
      <w:r w:rsidR="00542702">
        <w:t xml:space="preserve"> that data using simple sorting and searching techniques to, for example, find all the songs sung by a given artist, written by a given composer, or recorded before a given date.  But that</w:t>
      </w:r>
      <w:r w:rsidR="006D5E89">
        <w:t>’</w:t>
      </w:r>
      <w:r w:rsidR="00542702">
        <w:t xml:space="preserve">s not </w:t>
      </w:r>
      <w:r w:rsidR="00A02D08">
        <w:t xml:space="preserve">really </w:t>
      </w:r>
      <w:r w:rsidR="00542702">
        <w:t xml:space="preserve">working with the </w:t>
      </w:r>
      <w:proofErr w:type="gramStart"/>
      <w:r w:rsidR="00542702" w:rsidRPr="00687093">
        <w:rPr>
          <w:i/>
        </w:rPr>
        <w:t>music</w:t>
      </w:r>
      <w:r w:rsidR="00793EF7" w:rsidRPr="00793EF7">
        <w:t>,</w:t>
      </w:r>
      <w:proofErr w:type="gramEnd"/>
      <w:r w:rsidR="00542702">
        <w:t xml:space="preserve"> </w:t>
      </w:r>
      <w:r w:rsidR="00793EF7">
        <w:t>i</w:t>
      </w:r>
      <w:r w:rsidR="006818BE">
        <w:t xml:space="preserve">t’s </w:t>
      </w:r>
      <w:r w:rsidR="00542702">
        <w:t>working with the music</w:t>
      </w:r>
      <w:r w:rsidR="006D5E89">
        <w:t>’</w:t>
      </w:r>
      <w:r w:rsidR="00542702">
        <w:t xml:space="preserve">s </w:t>
      </w:r>
      <w:r w:rsidR="00542702">
        <w:rPr>
          <w:i/>
        </w:rPr>
        <w:t>metadata</w:t>
      </w:r>
      <w:r w:rsidR="00793EF7">
        <w:t xml:space="preserve">.  Such data </w:t>
      </w:r>
      <w:r w:rsidR="00775164">
        <w:t xml:space="preserve">is information </w:t>
      </w:r>
      <w:r w:rsidR="00775164">
        <w:rPr>
          <w:i/>
        </w:rPr>
        <w:t>about</w:t>
      </w:r>
      <w:r w:rsidR="00775164">
        <w:t xml:space="preserve"> the song, but not the song itself.</w:t>
      </w:r>
      <w:r w:rsidR="00996A97">
        <w:t xml:space="preserve">  </w:t>
      </w:r>
      <w:r w:rsidR="00793EF7">
        <w:t xml:space="preserve">If you’re </w:t>
      </w:r>
      <w:r w:rsidR="00996A97">
        <w:t xml:space="preserve">familiar with </w:t>
      </w:r>
      <w:r w:rsidR="00996A97" w:rsidRPr="00793EF7">
        <w:rPr>
          <w:i/>
        </w:rPr>
        <w:t>iTunes</w:t>
      </w:r>
      <w:r w:rsidR="00996A97" w:rsidRPr="00793EF7">
        <w:rPr>
          <w:vertAlign w:val="superscript"/>
        </w:rPr>
        <w:t>®</w:t>
      </w:r>
      <w:r w:rsidR="00EF152F">
        <w:t>,</w:t>
      </w:r>
      <w:r w:rsidR="00996A97">
        <w:t xml:space="preserve"> </w:t>
      </w:r>
      <w:r w:rsidR="00793EF7">
        <w:t xml:space="preserve">you might agree that that program has </w:t>
      </w:r>
      <w:r w:rsidR="00996A97">
        <w:t xml:space="preserve">a brilliant, efficient, and user-friendly </w:t>
      </w:r>
      <w:r w:rsidR="00793EF7">
        <w:t xml:space="preserve">interface for accessing the contents of one’s </w:t>
      </w:r>
      <w:r w:rsidR="00EF152F">
        <w:t>music library according to the various musical attributes</w:t>
      </w:r>
      <w:r w:rsidR="00793EF7">
        <w:t xml:space="preserve"> stored in metadata</w:t>
      </w:r>
      <w:r w:rsidR="00EF152F">
        <w:t>.</w:t>
      </w:r>
    </w:p>
    <w:p w14:paraId="3F20DDEF" w14:textId="74E3D1DB" w:rsidR="00DB45ED" w:rsidRDefault="00DB45ED" w:rsidP="00DB45ED">
      <w:pPr>
        <w:pStyle w:val="DoubleSpaced"/>
        <w:spacing w:after="240"/>
      </w:pPr>
      <w:r>
        <w:t>The students we teach find it much more interesting to work with the actual music itself.  But where’s the data in th</w:t>
      </w:r>
      <w:r w:rsidR="008D1825">
        <w:t>at</w:t>
      </w:r>
      <w:r>
        <w:t xml:space="preserve"> music?  One answer: “in the song’s structure.”  Music </w:t>
      </w:r>
      <w:r>
        <w:lastRenderedPageBreak/>
        <w:t xml:space="preserve">students are familiar with describing song structures with letters, such as ABA and ABACA.  </w:t>
      </w:r>
      <w:r w:rsidRPr="00641B23">
        <w:t xml:space="preserve">But </w:t>
      </w:r>
      <w:r>
        <w:t>to get into CT, we need them to get more fine-grained.  We need to get them to work with the notes themselves, to look for patterns in those notes, and to show their connections.  A flowchart lends itself very nicely to this approach and leads directly into programming, as we will see later.</w:t>
      </w:r>
    </w:p>
    <w:p w14:paraId="6AEEE1FA" w14:textId="77777777" w:rsidR="00A56F7D" w:rsidRDefault="00D63A35" w:rsidP="006B1C9C">
      <w:pPr>
        <w:pStyle w:val="DoubleSpaced"/>
        <w:spacing w:after="120" w:line="240" w:lineRule="auto"/>
        <w:ind w:firstLine="0"/>
        <w:jc w:val="center"/>
      </w:pPr>
      <w:r>
        <w:rPr>
          <w:noProof/>
        </w:rPr>
        <w:drawing>
          <wp:inline distT="0" distB="0" distL="0" distR="0" wp14:anchorId="55FFDBB1" wp14:editId="539BF68F">
            <wp:extent cx="4572000" cy="4103675"/>
            <wp:effectExtent l="19050" t="0" r="0" b="0"/>
            <wp:docPr id="18" name="Picture 16" descr="iTunes-ShiningHour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unes-ShiningHourInfo.jpg"/>
                    <pic:cNvPicPr/>
                  </pic:nvPicPr>
                  <pic:blipFill>
                    <a:blip r:embed="rId9" cstate="print"/>
                    <a:stretch>
                      <a:fillRect/>
                    </a:stretch>
                  </pic:blipFill>
                  <pic:spPr>
                    <a:xfrm>
                      <a:off x="0" y="0"/>
                      <a:ext cx="4572000" cy="4103675"/>
                    </a:xfrm>
                    <a:prstGeom prst="rect">
                      <a:avLst/>
                    </a:prstGeom>
                  </pic:spPr>
                </pic:pic>
              </a:graphicData>
            </a:graphic>
          </wp:inline>
        </w:drawing>
      </w:r>
    </w:p>
    <w:p w14:paraId="696030F3" w14:textId="253CCE0F" w:rsidR="006B1C9C" w:rsidRPr="00AB4BE8" w:rsidRDefault="006B1C9C" w:rsidP="00DB45ED">
      <w:pPr>
        <w:spacing w:after="480"/>
        <w:jc w:val="center"/>
        <w:rPr>
          <w:rFonts w:ascii="Times New Roman" w:hAnsi="Times New Roman" w:cs="Times New Roman"/>
          <w:sz w:val="24"/>
          <w:lang w:val="en-US"/>
        </w:rPr>
      </w:pPr>
      <w:r w:rsidRPr="00AB4BE8">
        <w:rPr>
          <w:rFonts w:ascii="Times New Roman" w:hAnsi="Times New Roman" w:cs="Times New Roman"/>
          <w:i/>
          <w:sz w:val="24"/>
        </w:rPr>
        <w:t xml:space="preserve">Figure </w:t>
      </w:r>
      <w:r w:rsidR="006C75F2" w:rsidRPr="006C75F2">
        <w:rPr>
          <w:rFonts w:ascii="Times New Roman" w:hAnsi="Times New Roman" w:cs="Times New Roman"/>
          <w:i/>
          <w:color w:val="auto"/>
          <w:sz w:val="24"/>
          <w:lang w:val="en-US"/>
        </w:rPr>
        <w:fldChar w:fldCharType="begin"/>
      </w:r>
      <w:r w:rsidR="006C75F2" w:rsidRPr="006C75F2">
        <w:rPr>
          <w:rFonts w:ascii="Times New Roman" w:hAnsi="Times New Roman" w:cs="Times New Roman"/>
          <w:i/>
          <w:color w:val="auto"/>
          <w:sz w:val="24"/>
          <w:lang w:val="en-US"/>
        </w:rPr>
        <w:instrText xml:space="preserve"> REF chapno \h </w:instrText>
      </w:r>
      <w:r w:rsidR="006C75F2" w:rsidRPr="006C75F2">
        <w:rPr>
          <w:rFonts w:ascii="Times New Roman" w:hAnsi="Times New Roman" w:cs="Times New Roman"/>
          <w:i/>
          <w:color w:val="auto"/>
          <w:sz w:val="24"/>
          <w:lang w:val="en-US"/>
        </w:rPr>
      </w:r>
      <w:r w:rsidR="006C75F2" w:rsidRPr="006C75F2">
        <w:rPr>
          <w:rFonts w:ascii="Times New Roman" w:hAnsi="Times New Roman" w:cs="Times New Roman"/>
          <w:i/>
          <w:color w:val="auto"/>
          <w:sz w:val="24"/>
          <w:lang w:val="en-US"/>
        </w:rPr>
        <w:instrText xml:space="preserve"> \* MERGEFORMAT </w:instrText>
      </w:r>
      <w:r w:rsidR="006C75F2" w:rsidRPr="006C75F2">
        <w:rPr>
          <w:rFonts w:ascii="Times New Roman" w:hAnsi="Times New Roman" w:cs="Times New Roman"/>
          <w:i/>
          <w:color w:val="auto"/>
          <w:sz w:val="24"/>
          <w:lang w:val="en-US"/>
        </w:rPr>
        <w:fldChar w:fldCharType="separate"/>
      </w:r>
      <w:r w:rsidR="00ED0138" w:rsidRPr="00ED0138">
        <w:rPr>
          <w:rFonts w:ascii="Times New Roman" w:hAnsi="Times New Roman" w:cs="Times New Roman"/>
          <w:i/>
          <w:color w:val="auto"/>
          <w:sz w:val="24"/>
          <w:lang w:val="en-US"/>
        </w:rPr>
        <w:t>1</w:t>
      </w:r>
      <w:r w:rsidR="006C75F2" w:rsidRPr="006C75F2">
        <w:rPr>
          <w:rFonts w:ascii="Times New Roman" w:hAnsi="Times New Roman" w:cs="Times New Roman"/>
          <w:i/>
          <w:color w:val="auto"/>
          <w:sz w:val="24"/>
          <w:lang w:val="en-US"/>
        </w:rPr>
        <w:fldChar w:fldCharType="end"/>
      </w:r>
      <w:r w:rsidRPr="00AB4BE8">
        <w:rPr>
          <w:rFonts w:ascii="Times New Roman" w:hAnsi="Times New Roman" w:cs="Times New Roman"/>
          <w:i/>
          <w:sz w:val="24"/>
        </w:rPr>
        <w:t>-</w:t>
      </w:r>
      <w:r w:rsidR="008A4A3A" w:rsidRPr="00AB4BE8">
        <w:rPr>
          <w:rFonts w:ascii="Times New Roman" w:hAnsi="Times New Roman" w:cs="Times New Roman"/>
          <w:i/>
          <w:sz w:val="24"/>
        </w:rPr>
        <w:fldChar w:fldCharType="begin"/>
      </w:r>
      <w:r w:rsidR="00AD2DDB" w:rsidRPr="00AB4BE8">
        <w:rPr>
          <w:rFonts w:ascii="Times New Roman" w:hAnsi="Times New Roman" w:cs="Times New Roman"/>
          <w:i/>
          <w:sz w:val="24"/>
        </w:rPr>
        <w:instrText xml:space="preserve"> seq </w:instrText>
      </w:r>
      <w:r w:rsidR="007E49A4" w:rsidRPr="00AB4BE8">
        <w:rPr>
          <w:rFonts w:ascii="Times New Roman" w:hAnsi="Times New Roman" w:cs="Times New Roman"/>
          <w:i/>
          <w:sz w:val="24"/>
        </w:rPr>
        <w:instrText>figno</w:instrText>
      </w:r>
      <w:r w:rsidR="00AD2DDB" w:rsidRPr="00AB4BE8">
        <w:rPr>
          <w:rFonts w:ascii="Times New Roman" w:hAnsi="Times New Roman" w:cs="Times New Roman"/>
          <w:i/>
          <w:sz w:val="24"/>
        </w:rPr>
        <w:instrText xml:space="preserve"> </w:instrText>
      </w:r>
      <w:r w:rsidR="00AD2DDB" w:rsidRPr="00AB4BE8">
        <w:rPr>
          <w:rFonts w:ascii="Times New Roman" w:hAnsi="Times New Roman" w:cs="Times New Roman"/>
          <w:i/>
          <w:sz w:val="24"/>
          <w:lang w:val="en-US"/>
        </w:rPr>
        <w:instrText xml:space="preserve">\c </w:instrText>
      </w:r>
      <w:r w:rsidR="008A4A3A" w:rsidRPr="00AB4BE8">
        <w:rPr>
          <w:rFonts w:ascii="Times New Roman" w:hAnsi="Times New Roman" w:cs="Times New Roman"/>
          <w:i/>
          <w:sz w:val="24"/>
        </w:rPr>
        <w:fldChar w:fldCharType="separate"/>
      </w:r>
      <w:r w:rsidR="00ED0138">
        <w:rPr>
          <w:rFonts w:ascii="Times New Roman" w:hAnsi="Times New Roman" w:cs="Times New Roman"/>
          <w:i/>
          <w:noProof/>
          <w:sz w:val="24"/>
        </w:rPr>
        <w:t>1</w:t>
      </w:r>
      <w:r w:rsidR="008A4A3A" w:rsidRPr="00AB4BE8">
        <w:rPr>
          <w:rFonts w:ascii="Times New Roman" w:hAnsi="Times New Roman" w:cs="Times New Roman"/>
          <w:i/>
          <w:sz w:val="24"/>
        </w:rPr>
        <w:fldChar w:fldCharType="end"/>
      </w:r>
      <w:r w:rsidRPr="00AB4BE8">
        <w:rPr>
          <w:rFonts w:ascii="Times New Roman" w:hAnsi="Times New Roman" w:cs="Times New Roman"/>
          <w:i/>
          <w:sz w:val="24"/>
        </w:rPr>
        <w:t>.</w:t>
      </w:r>
      <w:r w:rsidRPr="00AB4BE8">
        <w:rPr>
          <w:rFonts w:ascii="Times New Roman" w:hAnsi="Times New Roman" w:cs="Times New Roman"/>
          <w:sz w:val="24"/>
        </w:rPr>
        <w:t xml:space="preserve">  </w:t>
      </w:r>
      <w:r w:rsidRPr="00AB4BE8">
        <w:rPr>
          <w:rFonts w:ascii="Times New Roman" w:hAnsi="Times New Roman" w:cs="Times New Roman"/>
          <w:sz w:val="24"/>
          <w:lang w:val="en-US"/>
        </w:rPr>
        <w:t>Music metadata displayed in iTunes</w:t>
      </w:r>
      <w:r w:rsidRPr="00AB4BE8">
        <w:rPr>
          <w:rFonts w:ascii="Times New Roman" w:hAnsi="Times New Roman" w:cs="Times New Roman"/>
          <w:sz w:val="24"/>
        </w:rPr>
        <w:t>.</w:t>
      </w:r>
      <w:r w:rsidR="00ED0138" w:rsidRPr="00ED0138">
        <w:rPr>
          <w:rFonts w:ascii="Times New Roman" w:hAnsi="Times New Roman" w:cs="Times New Roman"/>
          <w:sz w:val="24"/>
          <w:vertAlign w:val="superscript"/>
        </w:rPr>
        <w:t>®</w:t>
      </w:r>
      <w:r w:rsidR="000B7D3E" w:rsidRPr="00AB4BE8">
        <w:rPr>
          <w:rFonts w:ascii="Times New Roman" w:hAnsi="Times New Roman" w:cs="Times New Roman"/>
          <w:sz w:val="24"/>
          <w:lang w:val="en-US"/>
        </w:rPr>
        <w:t xml:space="preserve"> </w:t>
      </w:r>
      <w:r w:rsidR="008A4A3A" w:rsidRPr="00AB4BE8">
        <w:rPr>
          <w:rFonts w:ascii="Times New Roman" w:hAnsi="Times New Roman" w:cs="Times New Roman"/>
          <w:sz w:val="24"/>
          <w:lang w:val="en-US"/>
        </w:rPr>
        <w:fldChar w:fldCharType="begin"/>
      </w:r>
      <w:r w:rsidR="00D63A35" w:rsidRPr="00AB4BE8">
        <w:rPr>
          <w:rFonts w:ascii="Times New Roman" w:hAnsi="Times New Roman" w:cs="Times New Roman"/>
          <w:sz w:val="24"/>
          <w:lang w:val="en-US"/>
        </w:rPr>
        <w:instrText xml:space="preserve"> ADDIN EN.CITE &lt;EndNote&gt;&lt;Cite&gt;&lt;Author&gt;Apple&lt;/Author&gt;&lt;Year&gt;2011&lt;/Year&gt;&lt;RecNum&gt;32&lt;/RecNum&gt;&lt;DisplayText&gt;[1]&lt;/DisplayText&gt;&lt;record&gt;&lt;rec-number&gt;32&lt;/rec-number&gt;&lt;foreign-keys&gt;&lt;key app="EN" db-id="we0zp9rzrtpdauer9abv5aph9zexsa52a5sw"&gt;32&lt;/key&gt;&lt;key app="ENWeb" db-id="SSnE9wrtqgYAAE68948"&gt;30&lt;/key&gt;&lt;/foreign-keys&gt;&lt;ref-type name="Computer Program"&gt;9&lt;/ref-type&gt;&lt;contributors&gt;&lt;authors&gt;&lt;author&gt;Apple,, Inc.&lt;/author&gt;&lt;/authors&gt;&lt;/contributors&gt;&lt;titles&gt;&lt;title&gt;iTunes&lt;/title&gt;&lt;/titles&gt;&lt;edition&gt;10.3.1.55&lt;/edition&gt;&lt;dates&gt;&lt;year&gt;2011&lt;/year&gt;&lt;/dates&gt;&lt;urls&gt;&lt;/urls&gt;&lt;/record&gt;&lt;/Cite&gt;&lt;/EndNote&gt;</w:instrText>
      </w:r>
      <w:r w:rsidR="008A4A3A" w:rsidRPr="00AB4BE8">
        <w:rPr>
          <w:rFonts w:ascii="Times New Roman" w:hAnsi="Times New Roman" w:cs="Times New Roman"/>
          <w:sz w:val="24"/>
          <w:lang w:val="en-US"/>
        </w:rPr>
        <w:fldChar w:fldCharType="separate"/>
      </w:r>
      <w:r w:rsidR="000B7D3E" w:rsidRPr="00AB4BE8">
        <w:rPr>
          <w:rFonts w:ascii="Times New Roman" w:hAnsi="Times New Roman" w:cs="Times New Roman"/>
          <w:noProof/>
          <w:sz w:val="24"/>
          <w:lang w:val="en-US"/>
        </w:rPr>
        <w:t>[</w:t>
      </w:r>
      <w:hyperlink w:anchor="_ENREF_1" w:tooltip="Apple, 2011 #32" w:history="1">
        <w:r w:rsidR="00142021" w:rsidRPr="00AB4BE8">
          <w:rPr>
            <w:rFonts w:ascii="Times New Roman" w:hAnsi="Times New Roman" w:cs="Times New Roman"/>
            <w:noProof/>
            <w:sz w:val="24"/>
            <w:lang w:val="en-US"/>
          </w:rPr>
          <w:t>1</w:t>
        </w:r>
      </w:hyperlink>
      <w:r w:rsidR="000B7D3E" w:rsidRPr="00AB4BE8">
        <w:rPr>
          <w:rFonts w:ascii="Times New Roman" w:hAnsi="Times New Roman" w:cs="Times New Roman"/>
          <w:noProof/>
          <w:sz w:val="24"/>
          <w:lang w:val="en-US"/>
        </w:rPr>
        <w:t>]</w:t>
      </w:r>
      <w:r w:rsidR="008A4A3A" w:rsidRPr="00AB4BE8">
        <w:rPr>
          <w:rFonts w:ascii="Times New Roman" w:hAnsi="Times New Roman" w:cs="Times New Roman"/>
          <w:sz w:val="24"/>
          <w:lang w:val="en-US"/>
        </w:rPr>
        <w:fldChar w:fldCharType="end"/>
      </w:r>
    </w:p>
    <w:p w14:paraId="2A42C14E" w14:textId="2AA0F1E5" w:rsidR="004B6C74" w:rsidRDefault="00AD2DDB" w:rsidP="008B0DD3">
      <w:pPr>
        <w:pStyle w:val="DoubleSpaced"/>
        <w:spacing w:after="240"/>
      </w:pPr>
      <w:r>
        <w:t xml:space="preserve">Consider, for example, the flowchart in Figure </w:t>
      </w:r>
      <w:r w:rsidR="006C75F2" w:rsidRPr="006C75F2">
        <w:fldChar w:fldCharType="begin"/>
      </w:r>
      <w:r w:rsidR="006C75F2" w:rsidRPr="006C75F2">
        <w:instrText xml:space="preserve"> REF chapno \h </w:instrText>
      </w:r>
      <w:r w:rsidR="006C75F2" w:rsidRPr="006C75F2">
        <w:instrText xml:space="preserve"> \* MERGEFORMAT </w:instrText>
      </w:r>
      <w:r w:rsidR="006C75F2" w:rsidRPr="006C75F2">
        <w:fldChar w:fldCharType="separate"/>
      </w:r>
      <w:r w:rsidR="00ED0138">
        <w:t>1</w:t>
      </w:r>
      <w:r w:rsidR="006C75F2" w:rsidRPr="006C75F2">
        <w:fldChar w:fldCharType="end"/>
      </w:r>
      <w:r w:rsidR="006767D8">
        <w:t>-</w:t>
      </w:r>
      <w:r w:rsidR="008A4A3A">
        <w:fldChar w:fldCharType="begin"/>
      </w:r>
      <w:r w:rsidR="00CF441F">
        <w:instrText xml:space="preserve"> seq </w:instrText>
      </w:r>
      <w:r w:rsidR="007E49A4">
        <w:instrText>figno</w:instrText>
      </w:r>
      <w:r w:rsidR="00CF441F">
        <w:instrText xml:space="preserve"> </w:instrText>
      </w:r>
      <w:r w:rsidR="008A4A3A">
        <w:fldChar w:fldCharType="separate"/>
      </w:r>
      <w:r w:rsidR="00ED0138">
        <w:rPr>
          <w:noProof/>
        </w:rPr>
        <w:t>2</w:t>
      </w:r>
      <w:r w:rsidR="008A4A3A">
        <w:fldChar w:fldCharType="end"/>
      </w:r>
      <w:r>
        <w:t>.</w:t>
      </w:r>
      <w:r w:rsidR="005C6F88">
        <w:t xml:space="preserve">  </w:t>
      </w:r>
      <w:r w:rsidR="002D370A">
        <w:t>Working with a song</w:t>
      </w:r>
      <w:r w:rsidR="006D5E89">
        <w:t>’</w:t>
      </w:r>
      <w:r w:rsidR="002D370A">
        <w:t xml:space="preserve">s lyrics is much more </w:t>
      </w:r>
      <w:r w:rsidR="0001076A">
        <w:t>interesting</w:t>
      </w:r>
      <w:r w:rsidR="002D370A">
        <w:t xml:space="preserve"> than its metadata, and those lyrics are an integral part of — or at least a </w:t>
      </w:r>
      <w:r w:rsidR="0001076A">
        <w:t xml:space="preserve">very </w:t>
      </w:r>
      <w:r w:rsidR="002D370A">
        <w:t xml:space="preserve">reasonable handle </w:t>
      </w:r>
      <w:r w:rsidR="008F5FF9">
        <w:t>o</w:t>
      </w:r>
      <w:r w:rsidR="002D370A">
        <w:t xml:space="preserve">n — the music itself.  </w:t>
      </w:r>
      <w:r w:rsidR="00380AF9">
        <w:t xml:space="preserve">Since not all of our students </w:t>
      </w:r>
      <w:r w:rsidR="00971C89">
        <w:t xml:space="preserve">are </w:t>
      </w:r>
      <w:r w:rsidR="00971C89">
        <w:lastRenderedPageBreak/>
        <w:t xml:space="preserve">fluent </w:t>
      </w:r>
      <w:r w:rsidR="00E32143">
        <w:t>with traditional music notation</w:t>
      </w:r>
      <w:r w:rsidR="00971C89">
        <w:t>, i</w:t>
      </w:r>
      <w:r w:rsidR="002D370A">
        <w:t>t</w:t>
      </w:r>
      <w:r w:rsidR="00F30D00">
        <w:t>’</w:t>
      </w:r>
      <w:r w:rsidR="002D370A">
        <w:t xml:space="preserve">s a bit harder to </w:t>
      </w:r>
      <w:r w:rsidR="00912184">
        <w:t xml:space="preserve">label </w:t>
      </w:r>
      <w:r w:rsidR="002D370A">
        <w:t xml:space="preserve">flowcharts for music </w:t>
      </w:r>
      <w:r w:rsidR="0001076A">
        <w:t xml:space="preserve">(or parts of songs) </w:t>
      </w:r>
      <w:r w:rsidR="00467FF4">
        <w:t>that do</w:t>
      </w:r>
      <w:r w:rsidR="002D370A">
        <w:t xml:space="preserve"> not have lyrics, but it is not impossible.  </w:t>
      </w:r>
      <w:r w:rsidR="0001076A">
        <w:t>You just have to figure out some way to refer to each part</w:t>
      </w:r>
      <w:r w:rsidR="00971C89">
        <w:t xml:space="preserve"> or musical chunk</w:t>
      </w:r>
      <w:r w:rsidR="0001076A">
        <w:t>.</w:t>
      </w:r>
    </w:p>
    <w:p w14:paraId="5DFE9DCF" w14:textId="77777777" w:rsidR="00951744" w:rsidRDefault="002616A9" w:rsidP="009314F4">
      <w:pPr>
        <w:pStyle w:val="normalindented"/>
        <w:spacing w:after="120"/>
        <w:ind w:firstLine="0"/>
        <w:jc w:val="center"/>
      </w:pPr>
      <w:r>
        <w:rPr>
          <w:noProof/>
        </w:rPr>
        <w:drawing>
          <wp:inline distT="0" distB="0" distL="0" distR="0" wp14:anchorId="214E9CF3" wp14:editId="5FE7D750">
            <wp:extent cx="5486400" cy="4224089"/>
            <wp:effectExtent l="19050" t="19050" r="19050" b="24061"/>
            <wp:docPr id="2" name="Picture 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01"/>
                    <pic:cNvPicPr>
                      <a:picLocks noChangeAspect="1" noChangeArrowheads="1"/>
                    </pic:cNvPicPr>
                  </pic:nvPicPr>
                  <pic:blipFill>
                    <a:blip r:embed="rId10" cstate="print"/>
                    <a:srcRect/>
                    <a:stretch>
                      <a:fillRect/>
                    </a:stretch>
                  </pic:blipFill>
                  <pic:spPr bwMode="auto">
                    <a:xfrm>
                      <a:off x="0" y="0"/>
                      <a:ext cx="5486400" cy="4224089"/>
                    </a:xfrm>
                    <a:prstGeom prst="rect">
                      <a:avLst/>
                    </a:prstGeom>
                    <a:noFill/>
                    <a:ln w="19050" cmpd="sng">
                      <a:solidFill>
                        <a:srgbClr val="000000"/>
                      </a:solidFill>
                      <a:miter lim="800000"/>
                      <a:headEnd/>
                      <a:tailEnd/>
                    </a:ln>
                    <a:effectLst/>
                  </pic:spPr>
                </pic:pic>
              </a:graphicData>
            </a:graphic>
          </wp:inline>
        </w:drawing>
      </w:r>
    </w:p>
    <w:p w14:paraId="0BF8EB30" w14:textId="344715CD" w:rsidR="00951744" w:rsidRDefault="00951744" w:rsidP="00EA5C3B">
      <w:pPr>
        <w:pStyle w:val="normalindented"/>
        <w:ind w:firstLine="0"/>
        <w:jc w:val="center"/>
      </w:pPr>
      <w:r w:rsidRPr="00AD2DDB">
        <w:rPr>
          <w:i/>
        </w:rPr>
        <w:t xml:space="preserve">Figure </w:t>
      </w:r>
      <w:r w:rsidR="006C75F2" w:rsidRPr="006C75F2">
        <w:rPr>
          <w:i/>
        </w:rPr>
        <w:fldChar w:fldCharType="begin"/>
      </w:r>
      <w:r w:rsidR="006C75F2" w:rsidRPr="006C75F2">
        <w:rPr>
          <w:i/>
        </w:rPr>
        <w:instrText xml:space="preserve"> REF chapno \h </w:instrText>
      </w:r>
      <w:r w:rsidR="006C75F2" w:rsidRPr="006C75F2">
        <w:rPr>
          <w:i/>
        </w:rPr>
      </w:r>
      <w:r w:rsidR="006C75F2" w:rsidRPr="006C75F2">
        <w:rPr>
          <w:i/>
        </w:rPr>
        <w:instrText xml:space="preserve"> \* MERGEFORMAT </w:instrText>
      </w:r>
      <w:r w:rsidR="006C75F2" w:rsidRPr="006C75F2">
        <w:rPr>
          <w:i/>
        </w:rPr>
        <w:fldChar w:fldCharType="separate"/>
      </w:r>
      <w:r w:rsidR="00ED0138" w:rsidRPr="00ED0138">
        <w:rPr>
          <w:i/>
        </w:rPr>
        <w:t>1</w:t>
      </w:r>
      <w:r w:rsidR="006C75F2" w:rsidRPr="006C75F2">
        <w:rPr>
          <w:i/>
        </w:rPr>
        <w:fldChar w:fldCharType="end"/>
      </w:r>
      <w:r w:rsidRPr="00AD2DDB">
        <w:rPr>
          <w:i/>
        </w:rPr>
        <w:t>-</w:t>
      </w:r>
      <w:r w:rsidR="008A4A3A" w:rsidRPr="00AD2DDB">
        <w:rPr>
          <w:i/>
        </w:rPr>
        <w:fldChar w:fldCharType="begin"/>
      </w:r>
      <w:r w:rsidRPr="00AD2DDB">
        <w:rPr>
          <w:i/>
        </w:rPr>
        <w:instrText xml:space="preserve"> seq </w:instrText>
      </w:r>
      <w:r w:rsidR="007E49A4">
        <w:rPr>
          <w:i/>
        </w:rPr>
        <w:instrText>figno</w:instrText>
      </w:r>
      <w:r w:rsidRPr="00AD2DDB">
        <w:rPr>
          <w:i/>
        </w:rPr>
        <w:instrText xml:space="preserve"> \c </w:instrText>
      </w:r>
      <w:r w:rsidR="008A4A3A" w:rsidRPr="00AD2DDB">
        <w:rPr>
          <w:i/>
        </w:rPr>
        <w:fldChar w:fldCharType="separate"/>
      </w:r>
      <w:r w:rsidR="00ED0138">
        <w:rPr>
          <w:i/>
          <w:noProof/>
        </w:rPr>
        <w:t>2</w:t>
      </w:r>
      <w:r w:rsidR="008A4A3A" w:rsidRPr="00AD2DDB">
        <w:rPr>
          <w:i/>
        </w:rPr>
        <w:fldChar w:fldCharType="end"/>
      </w:r>
      <w:r w:rsidRPr="00AD2DDB">
        <w:rPr>
          <w:i/>
        </w:rPr>
        <w:t>.</w:t>
      </w:r>
      <w:r w:rsidRPr="00AD2DDB">
        <w:t xml:space="preserve">  </w:t>
      </w:r>
      <w:proofErr w:type="gramStart"/>
      <w:r>
        <w:t>A flowchart</w:t>
      </w:r>
      <w:r w:rsidR="00FD0198">
        <w:t xml:space="preserve"> for the beginning of </w:t>
      </w:r>
      <w:r w:rsidR="006D5E89">
        <w:t>“</w:t>
      </w:r>
      <w:r w:rsidR="00FD0198">
        <w:t>Total Eclipse of the Heart</w:t>
      </w:r>
      <w:r w:rsidR="006D5E89">
        <w:t>”</w:t>
      </w:r>
      <w:r w:rsidR="00FD0198">
        <w:t xml:space="preserve"> </w:t>
      </w:r>
      <w:r w:rsidR="00FD0198">
        <w:br/>
        <w:t>by Jim Steinman</w:t>
      </w:r>
      <w:r w:rsidR="006C7C96">
        <w:t>,</w:t>
      </w:r>
      <w:r w:rsidR="00FD0198">
        <w:t xml:space="preserve"> as recorded by Bonnie </w:t>
      </w:r>
      <w:r w:rsidR="000C0EE4">
        <w:t>Tyler</w:t>
      </w:r>
      <w:r>
        <w:t>.</w:t>
      </w:r>
      <w:proofErr w:type="gramEnd"/>
      <w:r w:rsidRPr="001D4EAB">
        <w:t xml:space="preserve"> </w:t>
      </w:r>
      <w:r w:rsidR="008A4A3A">
        <w:fldChar w:fldCharType="begin"/>
      </w:r>
      <w:r w:rsidR="00D63A35">
        <w:instrText xml:space="preserve"> ADDIN EN.CITE &lt;EndNote&gt;&lt;Cite&gt;&lt;Author&gt;Harrell&lt;/Author&gt;&lt;Year&gt;2009&lt;/Year&gt;&lt;RecNum&gt;31&lt;/RecNum&gt;&lt;DisplayText&gt;[7]&lt;/DisplayText&gt;&lt;record&gt;&lt;rec-number&gt;31&lt;/rec-number&gt;&lt;foreign-keys&gt;&lt;key app="EN" db-id="we0zp9rzrtpdauer9abv5aph9zexsa52a5sw"&gt;31&lt;/key&gt;&lt;key app="ENWeb" db-id="SSnE9wrtqgYAAE68948"&gt;29&lt;/key&gt;&lt;/foreign-keys&gt;&lt;ref-type name="Web Page"&gt;12&lt;/ref-type&gt;&lt;contributors&gt;&lt;authors&gt;&lt;author&gt;Harrell, Jeannie&lt;/author&gt;&lt;/authors&gt;&lt;/contributors&gt;&lt;titles&gt;&lt;title&gt;Koufukuron (&amp;quot;On Joy&amp;quot;)&lt;/title&gt;&lt;/titles&gt;&lt;volume&gt;2009&lt;/volume&gt;&lt;number&gt;12/25/2009, reproduced courtesy of the author&lt;/number&gt;&lt;dates&gt;&lt;year&gt;2009&lt;/year&gt;&lt;/dates&gt;&lt;urls&gt;&lt;related-urls&gt;&lt;url&gt;jeannr.tumblr.com/post/165291081/i-made-a-flow-chart-that-we-might-better&lt;/url&gt;&lt;/related-urls&gt;&lt;/urls&gt;&lt;/record&gt;&lt;/Cite&gt;&lt;/EndNote&gt;</w:instrText>
      </w:r>
      <w:r w:rsidR="008A4A3A">
        <w:fldChar w:fldCharType="separate"/>
      </w:r>
      <w:r w:rsidR="00D63A35">
        <w:rPr>
          <w:noProof/>
        </w:rPr>
        <w:t>[</w:t>
      </w:r>
      <w:hyperlink w:anchor="_ENREF_7" w:tooltip="Harrell, 2009 #31" w:history="1">
        <w:r w:rsidR="00142021">
          <w:rPr>
            <w:noProof/>
          </w:rPr>
          <w:t>7</w:t>
        </w:r>
      </w:hyperlink>
      <w:r w:rsidR="00D63A35">
        <w:rPr>
          <w:noProof/>
        </w:rPr>
        <w:t>]</w:t>
      </w:r>
      <w:r w:rsidR="008A4A3A">
        <w:fldChar w:fldCharType="end"/>
      </w:r>
    </w:p>
    <w:p w14:paraId="676353DF" w14:textId="77777777" w:rsidR="00EA5C3B" w:rsidRPr="001D4EAB" w:rsidRDefault="00EA5C3B" w:rsidP="0001076A">
      <w:pPr>
        <w:pStyle w:val="normalindented"/>
        <w:spacing w:after="480"/>
        <w:ind w:firstLine="0"/>
        <w:jc w:val="center"/>
      </w:pPr>
      <w:proofErr w:type="gramStart"/>
      <w:r w:rsidRPr="00EA5C3B">
        <w:t xml:space="preserve">Copyright </w:t>
      </w:r>
      <w:r w:rsidRPr="00006CD5">
        <w:rPr>
          <w:rFonts w:ascii="Verdana" w:hAnsi="Verdana" w:cs="Arial"/>
          <w:sz w:val="20"/>
        </w:rPr>
        <w:t>©</w:t>
      </w:r>
      <w:r w:rsidRPr="00EA5C3B">
        <w:t xml:space="preserve"> 200</w:t>
      </w:r>
      <w:r w:rsidR="00AF3DDF">
        <w:t>9</w:t>
      </w:r>
      <w:r w:rsidRPr="00EA5C3B">
        <w:t>, J</w:t>
      </w:r>
      <w:r>
        <w:t>eannie Harrell</w:t>
      </w:r>
      <w:r w:rsidRPr="00EA5C3B">
        <w:t>.</w:t>
      </w:r>
      <w:proofErr w:type="gramEnd"/>
      <w:r w:rsidRPr="00EA5C3B">
        <w:t xml:space="preserve">  </w:t>
      </w:r>
      <w:proofErr w:type="gramStart"/>
      <w:r w:rsidRPr="00EA5C3B">
        <w:t>Reproduced with permission.</w:t>
      </w:r>
      <w:proofErr w:type="gramEnd"/>
    </w:p>
    <w:p w14:paraId="68957E22" w14:textId="77777777" w:rsidR="00A071E0" w:rsidRDefault="00A071E0" w:rsidP="00A071E0">
      <w:pPr>
        <w:pStyle w:val="DoubleSpaced"/>
        <w:spacing w:after="240"/>
      </w:pPr>
      <w:r>
        <w:t xml:space="preserve">The beauty of musical flowcharts as an introductory activity or assignment in an interdisciplinary music and computing course is that students don’t need to know anything at all about either music or computing to create them.  They don’t even </w:t>
      </w:r>
      <w:r w:rsidR="006B3F60">
        <w:t>need</w:t>
      </w:r>
      <w:r>
        <w:t xml:space="preserve"> to </w:t>
      </w:r>
      <w:r>
        <w:lastRenderedPageBreak/>
        <w:t xml:space="preserve">know about standard flowchart symbols.  All they need to know </w:t>
      </w:r>
      <w:r w:rsidR="006D3B0F">
        <w:t xml:space="preserve">is </w:t>
      </w:r>
      <w:r>
        <w:t xml:space="preserve">how to draw boxes and arrows.  Of course, much more sophisticated flowcharts can be created, but the important thing is that every student, regardless of background and discipline, can get fully and immediately engaged with </w:t>
      </w:r>
      <w:r w:rsidR="00AE7E5C">
        <w:t xml:space="preserve">CT </w:t>
      </w:r>
      <w:r>
        <w:t xml:space="preserve">without the need for an extensive conceptual lecture or a lot of handholding or scaffolding.  As always, the examples presented in this book draw on the domains of music and computing, the focus of our course and this book, but similar activities can be designed that cross disciplinary boundaries and encourage </w:t>
      </w:r>
      <w:r w:rsidR="003558DC">
        <w:t>CT</w:t>
      </w:r>
      <w:r>
        <w:t xml:space="preserve"> by students of all majors.</w:t>
      </w:r>
    </w:p>
    <w:p w14:paraId="4A14BC50" w14:textId="77777777" w:rsidR="00D244C4" w:rsidRDefault="00D244C4" w:rsidP="00D244C4">
      <w:pPr>
        <w:pStyle w:val="Heading3"/>
      </w:pPr>
      <w:r>
        <w:t>Chunking and Connecting</w:t>
      </w:r>
    </w:p>
    <w:p w14:paraId="18891A5D" w14:textId="7B6C99E8" w:rsidR="00995B07" w:rsidRDefault="00A81FC4" w:rsidP="00F2499B">
      <w:pPr>
        <w:pStyle w:val="DoubleSpaced"/>
      </w:pPr>
      <w:r>
        <w:t xml:space="preserve">Where </w:t>
      </w:r>
      <w:r w:rsidR="0001076A">
        <w:t xml:space="preserve">is the CT in </w:t>
      </w:r>
      <w:r w:rsidR="00FD70B0">
        <w:t>musical flowcharts</w:t>
      </w:r>
      <w:r w:rsidR="0001076A">
        <w:t>?</w:t>
      </w:r>
      <w:r w:rsidR="00880B75">
        <w:t xml:space="preserve">  </w:t>
      </w:r>
      <w:r>
        <w:t xml:space="preserve">We think there are two answers:  </w:t>
      </w:r>
      <w:proofErr w:type="gramStart"/>
      <w:r w:rsidR="00995B07">
        <w:t>(</w:t>
      </w:r>
      <w:r w:rsidR="00DB39EC">
        <w:t>a</w:t>
      </w:r>
      <w:r w:rsidR="00995B07">
        <w:t xml:space="preserve">) </w:t>
      </w:r>
      <w:r>
        <w:t>i</w:t>
      </w:r>
      <w:r w:rsidR="00995B07">
        <w:t xml:space="preserve">n </w:t>
      </w:r>
      <w:r w:rsidR="00631211">
        <w:t>the size of the chunks</w:t>
      </w:r>
      <w:r w:rsidR="00995B07">
        <w:t>,</w:t>
      </w:r>
      <w:r w:rsidR="00631211">
        <w:t xml:space="preserve"> and </w:t>
      </w:r>
      <w:r w:rsidR="00995B07">
        <w:t>(</w:t>
      </w:r>
      <w:r w:rsidR="00DB39EC">
        <w:t>b</w:t>
      </w:r>
      <w:r w:rsidR="00995B07">
        <w:t xml:space="preserve">) </w:t>
      </w:r>
      <w:r w:rsidR="00313064">
        <w:t xml:space="preserve">in </w:t>
      </w:r>
      <w:r w:rsidR="00631211">
        <w:t>the ways</w:t>
      </w:r>
      <w:proofErr w:type="gramEnd"/>
      <w:r w:rsidR="00631211">
        <w:t xml:space="preserve"> they are connected.</w:t>
      </w:r>
      <w:r w:rsidR="007026F3">
        <w:t xml:space="preserve">  </w:t>
      </w:r>
      <w:r w:rsidR="00995B07">
        <w:t>The former requires thinking about what constitutes a data item.  If the chunks are too large, one can’t see the song’s repetitive patterns.  If they’re t</w:t>
      </w:r>
      <w:r w:rsidR="00564141">
        <w:t>o</w:t>
      </w:r>
      <w:r w:rsidR="00995B07">
        <w:t xml:space="preserve">o small, one loses the essence of the song expressed in its phrasing.  </w:t>
      </w:r>
      <w:r w:rsidR="00731AA1">
        <w:t>T</w:t>
      </w:r>
      <w:r w:rsidR="00995B07">
        <w:t xml:space="preserve">he latter requires thinking about </w:t>
      </w:r>
      <w:r>
        <w:t xml:space="preserve">process, that is, how the </w:t>
      </w:r>
      <w:r w:rsidR="007D775F">
        <w:t xml:space="preserve">sequencing of the chunks contributes </w:t>
      </w:r>
      <w:r w:rsidR="005728BF">
        <w:t xml:space="preserve">to </w:t>
      </w:r>
      <w:r w:rsidR="007D775F">
        <w:t xml:space="preserve">the </w:t>
      </w:r>
      <w:r>
        <w:t>song</w:t>
      </w:r>
      <w:r w:rsidR="007D775F">
        <w:t>’s</w:t>
      </w:r>
      <w:r>
        <w:t xml:space="preserve"> message</w:t>
      </w:r>
      <w:r w:rsidR="007D775F">
        <w:t xml:space="preserve"> </w:t>
      </w:r>
      <w:r w:rsidR="005728BF">
        <w:t xml:space="preserve">and reinforces </w:t>
      </w:r>
      <w:r w:rsidR="007D775F">
        <w:t>its melod</w:t>
      </w:r>
      <w:r w:rsidR="005728BF">
        <w:t>ic</w:t>
      </w:r>
      <w:r w:rsidR="007D775F">
        <w:t xml:space="preserve"> and lyric</w:t>
      </w:r>
      <w:r w:rsidR="005728BF">
        <w:t xml:space="preserve"> structure</w:t>
      </w:r>
      <w:r w:rsidR="007D775F">
        <w:t>s</w:t>
      </w:r>
      <w:r>
        <w:t xml:space="preserve">.  Using </w:t>
      </w:r>
      <w:proofErr w:type="spellStart"/>
      <w:r>
        <w:t>Karplus’s</w:t>
      </w:r>
      <w:proofErr w:type="spellEnd"/>
      <w:r>
        <w:t xml:space="preserve"> definitions </w:t>
      </w:r>
      <w:r w:rsidR="008A4A3A" w:rsidRPr="00C22716">
        <w:fldChar w:fldCharType="begin"/>
      </w:r>
      <w:r w:rsidR="00142021">
        <w:instrText xml:space="preserve"> ADDIN EN.CITE &lt;EndNote&gt;&lt;Cite&gt;&lt;Author&gt;Karplus&lt;/Author&gt;&lt;Year&gt;2010, blogging as &amp;quot;gasstationwithoutpumps&amp;quot;&lt;/Year&gt;&lt;RecNum&gt;29&lt;/RecNum&gt;&lt;DisplayText&gt;[9]&lt;/DisplayText&gt;&lt;record&gt;&lt;rec-number&gt;29&lt;/rec-number&gt;&lt;foreign-keys&gt;&lt;key app="EN" db-id="we0zp9rzrtpdauer9abv5aph9zexsa52a5sw"&gt;29&lt;/key&gt;&lt;key app="ENWeb" db-id="SSnE9wrtqgYAAE68948"&gt;27&lt;/key&gt;&lt;/foreign-keys&gt;&lt;ref-type name="Web Page"&gt;12&lt;/ref-type&gt;&lt;contributors&gt;&lt;authors&gt;&lt;author&gt;Karplus, Kevin&lt;/author&gt;&lt;/authors&gt;&lt;/contributors&gt;&lt;titles&gt;&lt;title&gt;Algorithmic vs. Computational Thinking&lt;/title&gt;&lt;secondary-title&gt;&amp;quot;Gas station without pumps&amp;quot; blog.&lt;/secondary-title&gt;&lt;/titles&gt;&lt;volume&gt;2011&lt;/volume&gt;&lt;number&gt;6/3/2011&lt;/number&gt;&lt;dates&gt;&lt;year&gt;2010&lt;/year&gt;&lt;/dates&gt;&lt;urls&gt;&lt;related-urls&gt;&lt;url&gt;gasstationwithoutpumps.wordpress.com/2010/08/12/algorithmic-vs-computational-thinking&lt;/url&gt;&lt;/related-urls&gt;&lt;/urls&gt;&lt;/record&gt;&lt;/Cite&gt;&lt;/EndNote&gt;</w:instrText>
      </w:r>
      <w:r w:rsidR="008A4A3A" w:rsidRPr="00C22716">
        <w:fldChar w:fldCharType="separate"/>
      </w:r>
      <w:r w:rsidR="00142021">
        <w:rPr>
          <w:noProof/>
        </w:rPr>
        <w:t>[</w:t>
      </w:r>
      <w:hyperlink w:anchor="_ENREF_9" w:tooltip="Karplus, 2010 #29" w:history="1">
        <w:r w:rsidR="00142021">
          <w:rPr>
            <w:noProof/>
          </w:rPr>
          <w:t>9</w:t>
        </w:r>
      </w:hyperlink>
      <w:r w:rsidR="00142021">
        <w:rPr>
          <w:noProof/>
        </w:rPr>
        <w:t>]</w:t>
      </w:r>
      <w:r w:rsidR="008A4A3A" w:rsidRPr="00C22716">
        <w:fldChar w:fldCharType="end"/>
      </w:r>
      <w:r>
        <w:t xml:space="preserve">, and as discussed earlier, some may classify the former as CT and the latter as </w:t>
      </w:r>
      <w:r w:rsidR="005728BF">
        <w:t>AT (</w:t>
      </w:r>
      <w:r>
        <w:t>algorithmic thinking</w:t>
      </w:r>
      <w:r w:rsidR="005728BF">
        <w:t>)</w:t>
      </w:r>
      <w:r>
        <w:t xml:space="preserve">, but </w:t>
      </w:r>
      <w:r w:rsidR="00714EBE">
        <w:t xml:space="preserve">we feel that </w:t>
      </w:r>
      <w:r w:rsidR="005728BF">
        <w:t xml:space="preserve">the distinction is largely academic.  Both </w:t>
      </w:r>
      <w:r>
        <w:t xml:space="preserve">are </w:t>
      </w:r>
      <w:r w:rsidR="00714EBE">
        <w:t xml:space="preserve">equally </w:t>
      </w:r>
      <w:r>
        <w:t xml:space="preserve">valuable </w:t>
      </w:r>
      <w:r w:rsidR="005728BF">
        <w:t xml:space="preserve">in helping students develop the “mental tools” </w:t>
      </w:r>
      <w:r w:rsidR="00714EBE">
        <w:t xml:space="preserve">that </w:t>
      </w:r>
      <w:r w:rsidR="005728BF">
        <w:t>they</w:t>
      </w:r>
      <w:r w:rsidR="00714EBE">
        <w:t xml:space="preserve"> need </w:t>
      </w:r>
      <w:r w:rsidR="005728BF">
        <w:t>to learn to apply to everyday problems.</w:t>
      </w:r>
    </w:p>
    <w:p w14:paraId="5EC51855" w14:textId="10595092" w:rsidR="00F2499B" w:rsidRDefault="00264F96" w:rsidP="00F2499B">
      <w:pPr>
        <w:pStyle w:val="DoubleSpaced"/>
      </w:pPr>
      <w:r>
        <w:t>The goal of the musical flowcharting activity is to have as few blocks as possible, or at least as few different types of blocks as possible.</w:t>
      </w:r>
      <w:r w:rsidR="00F2499B">
        <w:t xml:space="preserve"> </w:t>
      </w:r>
      <w:r w:rsidR="00E257D5">
        <w:t xml:space="preserve"> However, we </w:t>
      </w:r>
      <w:r w:rsidR="00F2499B">
        <w:t>don</w:t>
      </w:r>
      <w:r w:rsidR="006D5E89">
        <w:t>’</w:t>
      </w:r>
      <w:r w:rsidR="00F2499B">
        <w:t xml:space="preserve">t state this goal </w:t>
      </w:r>
      <w:r w:rsidR="00F2499B">
        <w:lastRenderedPageBreak/>
        <w:t>before we turn students loose on th</w:t>
      </w:r>
      <w:r w:rsidR="00030C45">
        <w:t>e activity</w:t>
      </w:r>
      <w:r w:rsidR="00F2499B">
        <w:t xml:space="preserve">.  Rather, we try to get them to discover the advantages of this goal on their own.  To do that, we introduce the activity quickly and then let students </w:t>
      </w:r>
      <w:r w:rsidR="00E32143">
        <w:t>play around with</w:t>
      </w:r>
      <w:r w:rsidR="00F2499B">
        <w:t xml:space="preserve"> it.  After 15-20 minutes or so, we interrupt them and </w:t>
      </w:r>
      <w:r w:rsidR="00BE7CE2">
        <w:t xml:space="preserve">ask a few students to show their flowcharts to the class (using an opaque projector or document camera).  </w:t>
      </w:r>
      <w:r w:rsidR="00D72ED6">
        <w:t>As we lead the discussion of these initial efforts, students often call out</w:t>
      </w:r>
      <w:r w:rsidR="00A67B7E">
        <w:t xml:space="preserve"> comments such as</w:t>
      </w:r>
      <w:r w:rsidR="00D72ED6">
        <w:t>:</w:t>
      </w:r>
    </w:p>
    <w:p w14:paraId="4A4357B6" w14:textId="77777777" w:rsidR="00D72ED6" w:rsidRDefault="006D5E89" w:rsidP="002723E8">
      <w:pPr>
        <w:pStyle w:val="DoubleSpaced"/>
        <w:numPr>
          <w:ilvl w:val="0"/>
          <w:numId w:val="4"/>
        </w:numPr>
        <w:ind w:left="1080"/>
      </w:pPr>
      <w:r>
        <w:t>“</w:t>
      </w:r>
      <w:r w:rsidR="00CB26BA">
        <w:t xml:space="preserve">If </w:t>
      </w:r>
      <w:r w:rsidR="00A67B7E">
        <w:t>you move</w:t>
      </w:r>
      <w:r w:rsidR="008E5D28">
        <w:t xml:space="preserve"> </w:t>
      </w:r>
      <w:r w:rsidR="008A4A3A">
        <w:fldChar w:fldCharType="begin"/>
      </w:r>
      <w:r w:rsidR="00E43148">
        <w:instrText xml:space="preserve"> symbol \123  </w:instrText>
      </w:r>
      <w:r w:rsidR="008A4A3A">
        <w:fldChar w:fldCharType="end"/>
      </w:r>
      <w:r w:rsidR="00E43148">
        <w:t>x</w:t>
      </w:r>
      <w:r w:rsidR="008A4A3A">
        <w:fldChar w:fldCharType="begin"/>
      </w:r>
      <w:r w:rsidR="00E43148">
        <w:instrText xml:space="preserve"> symbol \125 </w:instrText>
      </w:r>
      <w:r w:rsidR="008A4A3A">
        <w:fldChar w:fldCharType="end"/>
      </w:r>
      <w:r w:rsidR="00E43148">
        <w:t xml:space="preserve"> </w:t>
      </w:r>
      <w:r w:rsidR="00A67B7E">
        <w:t>into its own box, you wouldn</w:t>
      </w:r>
      <w:r>
        <w:t>’</w:t>
      </w:r>
      <w:r w:rsidR="00A67B7E">
        <w:t xml:space="preserve">t have to </w:t>
      </w:r>
      <w:r w:rsidR="00F27520">
        <w:t>write</w:t>
      </w:r>
      <w:r w:rsidR="00A67B7E">
        <w:t xml:space="preserve"> it so many times</w:t>
      </w:r>
      <w:r w:rsidR="00F27520">
        <w:t xml:space="preserve"> in all those other boxes</w:t>
      </w:r>
      <w:r w:rsidR="00CB26BA">
        <w:t>.</w:t>
      </w:r>
      <w:r>
        <w:t>”</w:t>
      </w:r>
    </w:p>
    <w:p w14:paraId="1488AB00" w14:textId="77777777" w:rsidR="00A67B7E" w:rsidRDefault="006D5E89" w:rsidP="002723E8">
      <w:pPr>
        <w:pStyle w:val="DoubleSpaced"/>
        <w:numPr>
          <w:ilvl w:val="0"/>
          <w:numId w:val="4"/>
        </w:numPr>
        <w:ind w:left="1080"/>
      </w:pPr>
      <w:r>
        <w:t>“</w:t>
      </w:r>
      <w:r w:rsidR="00CB26BA">
        <w:t xml:space="preserve">The </w:t>
      </w:r>
      <w:r w:rsidR="00F27520">
        <w:t xml:space="preserve">song </w:t>
      </w:r>
      <w:r w:rsidR="00B43A37">
        <w:t>doesn</w:t>
      </w:r>
      <w:r>
        <w:t>’</w:t>
      </w:r>
      <w:r w:rsidR="00B43A37">
        <w:t xml:space="preserve">t really go </w:t>
      </w:r>
      <w:r w:rsidR="00F27520">
        <w:t xml:space="preserve">from </w:t>
      </w:r>
      <w:r w:rsidR="008A4A3A">
        <w:fldChar w:fldCharType="begin"/>
      </w:r>
      <w:r w:rsidR="004B1E4D">
        <w:instrText xml:space="preserve"> symbol \123  </w:instrText>
      </w:r>
      <w:r w:rsidR="008A4A3A">
        <w:fldChar w:fldCharType="end"/>
      </w:r>
      <w:r w:rsidR="004B1E4D">
        <w:t>x</w:t>
      </w:r>
      <w:r w:rsidR="008A4A3A">
        <w:fldChar w:fldCharType="begin"/>
      </w:r>
      <w:r w:rsidR="004B1E4D">
        <w:instrText xml:space="preserve"> symbol \125 </w:instrText>
      </w:r>
      <w:r w:rsidR="008A4A3A">
        <w:fldChar w:fldCharType="end"/>
      </w:r>
      <w:r w:rsidR="004B1E4D">
        <w:t xml:space="preserve"> </w:t>
      </w:r>
      <w:r w:rsidR="00F27520">
        <w:t xml:space="preserve">to </w:t>
      </w:r>
      <w:r w:rsidR="008A4A3A">
        <w:fldChar w:fldCharType="begin"/>
      </w:r>
      <w:r w:rsidR="004B1E4D">
        <w:instrText xml:space="preserve"> symbol \123  </w:instrText>
      </w:r>
      <w:r w:rsidR="008A4A3A">
        <w:fldChar w:fldCharType="end"/>
      </w:r>
      <w:r w:rsidR="004B1E4D">
        <w:t>y</w:t>
      </w:r>
      <w:r w:rsidR="008A4A3A">
        <w:fldChar w:fldCharType="begin"/>
      </w:r>
      <w:r w:rsidR="004B1E4D">
        <w:instrText xml:space="preserve"> symbol \125 </w:instrText>
      </w:r>
      <w:r w:rsidR="008A4A3A">
        <w:fldChar w:fldCharType="end"/>
      </w:r>
      <w:r w:rsidR="00CB26BA">
        <w:t>.  Y</w:t>
      </w:r>
      <w:r w:rsidR="00F27520">
        <w:t xml:space="preserve">ou missed part </w:t>
      </w:r>
      <w:r w:rsidR="008A4A3A">
        <w:fldChar w:fldCharType="begin"/>
      </w:r>
      <w:r w:rsidR="004B1E4D">
        <w:instrText xml:space="preserve"> symbol \123  </w:instrText>
      </w:r>
      <w:r w:rsidR="008A4A3A">
        <w:fldChar w:fldCharType="end"/>
      </w:r>
      <w:r w:rsidR="004B1E4D">
        <w:t>z</w:t>
      </w:r>
      <w:r w:rsidR="008A4A3A">
        <w:fldChar w:fldCharType="begin"/>
      </w:r>
      <w:r w:rsidR="004B1E4D">
        <w:instrText xml:space="preserve"> symbol \125 </w:instrText>
      </w:r>
      <w:r w:rsidR="008A4A3A">
        <w:fldChar w:fldCharType="end"/>
      </w:r>
      <w:r w:rsidR="004B1E4D">
        <w:t xml:space="preserve"> </w:t>
      </w:r>
      <w:r w:rsidR="00F27520">
        <w:t xml:space="preserve"> in there, which is really a distinct part all by itself</w:t>
      </w:r>
      <w:r w:rsidR="00CB26BA">
        <w:t>.</w:t>
      </w:r>
      <w:r>
        <w:t>”</w:t>
      </w:r>
    </w:p>
    <w:p w14:paraId="5A14D639" w14:textId="77777777" w:rsidR="000D2D6C" w:rsidRDefault="006D5E89" w:rsidP="00724059">
      <w:pPr>
        <w:pStyle w:val="DoubleSpaced"/>
        <w:numPr>
          <w:ilvl w:val="0"/>
          <w:numId w:val="4"/>
        </w:numPr>
        <w:ind w:left="1080"/>
      </w:pPr>
      <w:r>
        <w:t>“</w:t>
      </w:r>
      <w:r w:rsidR="000A048E">
        <w:t>It</w:t>
      </w:r>
      <w:r>
        <w:t>’</w:t>
      </w:r>
      <w:r w:rsidR="000A048E">
        <w:t xml:space="preserve">s easy to understand two arrows </w:t>
      </w:r>
      <w:r w:rsidR="000D2D6C">
        <w:t>g</w:t>
      </w:r>
      <w:r w:rsidR="000A048E">
        <w:t xml:space="preserve">oing </w:t>
      </w:r>
      <w:r w:rsidR="000A048E" w:rsidRPr="000A048E">
        <w:rPr>
          <w:i/>
        </w:rPr>
        <w:t>into</w:t>
      </w:r>
      <w:r w:rsidR="000A048E">
        <w:t xml:space="preserve"> a box from </w:t>
      </w:r>
      <w:r w:rsidR="000D2D6C">
        <w:t>different directions</w:t>
      </w:r>
      <w:r w:rsidR="000A048E">
        <w:t>, but y</w:t>
      </w:r>
      <w:r w:rsidR="00CB26BA">
        <w:t>ou</w:t>
      </w:r>
      <w:r>
        <w:t>’</w:t>
      </w:r>
      <w:r w:rsidR="00CB26BA">
        <w:t xml:space="preserve">ve got two arrows coming </w:t>
      </w:r>
      <w:r w:rsidR="00CB26BA" w:rsidRPr="000A048E">
        <w:rPr>
          <w:i/>
        </w:rPr>
        <w:t>out</w:t>
      </w:r>
      <w:r w:rsidR="00CB26BA">
        <w:t xml:space="preserve"> of box </w:t>
      </w:r>
      <w:r w:rsidR="008A4A3A">
        <w:fldChar w:fldCharType="begin"/>
      </w:r>
      <w:r w:rsidR="00CB26BA">
        <w:instrText xml:space="preserve"> symbol \123  </w:instrText>
      </w:r>
      <w:r w:rsidR="008A4A3A">
        <w:fldChar w:fldCharType="end"/>
      </w:r>
      <w:r w:rsidR="00CB26BA">
        <w:t>a</w:t>
      </w:r>
      <w:r w:rsidR="008A4A3A">
        <w:fldChar w:fldCharType="begin"/>
      </w:r>
      <w:r w:rsidR="00CB26BA">
        <w:instrText xml:space="preserve"> symbol \125 </w:instrText>
      </w:r>
      <w:r w:rsidR="008A4A3A">
        <w:fldChar w:fldCharType="end"/>
      </w:r>
      <w:r w:rsidR="00F778C5">
        <w:t xml:space="preserve">.  One goes from </w:t>
      </w:r>
      <w:r w:rsidR="008A4A3A">
        <w:fldChar w:fldCharType="begin"/>
      </w:r>
      <w:r w:rsidR="00F778C5">
        <w:instrText xml:space="preserve"> symbol \123  </w:instrText>
      </w:r>
      <w:r w:rsidR="008A4A3A">
        <w:fldChar w:fldCharType="end"/>
      </w:r>
      <w:proofErr w:type="gramStart"/>
      <w:r w:rsidR="00F778C5">
        <w:t>a</w:t>
      </w:r>
      <w:r w:rsidR="008A4A3A">
        <w:fldChar w:fldCharType="begin"/>
      </w:r>
      <w:r w:rsidR="00F778C5">
        <w:instrText xml:space="preserve"> symbol \125 </w:instrText>
      </w:r>
      <w:r w:rsidR="008A4A3A">
        <w:fldChar w:fldCharType="end"/>
      </w:r>
      <w:r w:rsidR="00F778C5">
        <w:t xml:space="preserve"> to</w:t>
      </w:r>
      <w:proofErr w:type="gramEnd"/>
      <w:r w:rsidR="00F778C5">
        <w:t xml:space="preserve"> </w:t>
      </w:r>
      <w:r w:rsidR="008A4A3A">
        <w:fldChar w:fldCharType="begin"/>
      </w:r>
      <w:r w:rsidR="00F778C5">
        <w:instrText xml:space="preserve"> symbol \123  </w:instrText>
      </w:r>
      <w:r w:rsidR="008A4A3A">
        <w:fldChar w:fldCharType="end"/>
      </w:r>
      <w:r w:rsidR="00F778C5">
        <w:t>b</w:t>
      </w:r>
      <w:r w:rsidR="008A4A3A">
        <w:fldChar w:fldCharType="begin"/>
      </w:r>
      <w:r w:rsidR="00F778C5">
        <w:instrText xml:space="preserve"> symbol \125 </w:instrText>
      </w:r>
      <w:r w:rsidR="008A4A3A">
        <w:fldChar w:fldCharType="end"/>
      </w:r>
      <w:r w:rsidR="00F778C5">
        <w:t xml:space="preserve"> and the other from </w:t>
      </w:r>
      <w:r w:rsidR="008A4A3A">
        <w:fldChar w:fldCharType="begin"/>
      </w:r>
      <w:r w:rsidR="00F778C5">
        <w:instrText xml:space="preserve"> symbol \123  </w:instrText>
      </w:r>
      <w:r w:rsidR="008A4A3A">
        <w:fldChar w:fldCharType="end"/>
      </w:r>
      <w:r w:rsidR="00F778C5">
        <w:t>a</w:t>
      </w:r>
      <w:r w:rsidR="008A4A3A">
        <w:fldChar w:fldCharType="begin"/>
      </w:r>
      <w:r w:rsidR="00F778C5">
        <w:instrText xml:space="preserve"> symbol \125 </w:instrText>
      </w:r>
      <w:r w:rsidR="008A4A3A">
        <w:fldChar w:fldCharType="end"/>
      </w:r>
      <w:r w:rsidR="00F778C5">
        <w:t xml:space="preserve"> to </w:t>
      </w:r>
      <w:r w:rsidR="008A4A3A">
        <w:fldChar w:fldCharType="begin"/>
      </w:r>
      <w:r w:rsidR="00F778C5">
        <w:instrText xml:space="preserve"> symbol \123  </w:instrText>
      </w:r>
      <w:r w:rsidR="008A4A3A">
        <w:fldChar w:fldCharType="end"/>
      </w:r>
      <w:r w:rsidR="00F778C5">
        <w:t>c</w:t>
      </w:r>
      <w:r w:rsidR="008A4A3A">
        <w:fldChar w:fldCharType="begin"/>
      </w:r>
      <w:r w:rsidR="00F778C5">
        <w:instrText xml:space="preserve"> symbol \125 </w:instrText>
      </w:r>
      <w:r w:rsidR="008A4A3A">
        <w:fldChar w:fldCharType="end"/>
      </w:r>
      <w:r w:rsidR="00F778C5">
        <w:t xml:space="preserve">.  </w:t>
      </w:r>
      <w:r w:rsidR="00CA6CD2">
        <w:t>How do I know w</w:t>
      </w:r>
      <w:r w:rsidR="00D376A2">
        <w:t xml:space="preserve">hen </w:t>
      </w:r>
      <w:r w:rsidR="00CA6CD2">
        <w:t xml:space="preserve">to </w:t>
      </w:r>
      <w:r w:rsidR="00F778C5">
        <w:t>follow the first path and when to follow the second</w:t>
      </w:r>
      <w:r w:rsidR="00D376A2">
        <w:t>?</w:t>
      </w:r>
      <w:r>
        <w:t>”</w:t>
      </w:r>
    </w:p>
    <w:p w14:paraId="6C6B1D86" w14:textId="2170C6AE" w:rsidR="00724059" w:rsidRDefault="00724059" w:rsidP="00724059">
      <w:pPr>
        <w:pStyle w:val="DoubleSpacedFlushLeft"/>
      </w:pPr>
      <w:r>
        <w:t xml:space="preserve">Some of these issues can be illustrated </w:t>
      </w:r>
      <w:r w:rsidR="002642E0">
        <w:t xml:space="preserve">by </w:t>
      </w:r>
      <w:r>
        <w:t>Harrell</w:t>
      </w:r>
      <w:r w:rsidR="006D5E89">
        <w:t>’</w:t>
      </w:r>
      <w:r>
        <w:t xml:space="preserve">s flowchart in Figure </w:t>
      </w:r>
      <w:r w:rsidR="006C75F2" w:rsidRPr="006C75F2">
        <w:fldChar w:fldCharType="begin"/>
      </w:r>
      <w:r w:rsidR="006C75F2" w:rsidRPr="006C75F2">
        <w:instrText xml:space="preserve"> REF chapno \h </w:instrText>
      </w:r>
      <w:r w:rsidR="006C75F2" w:rsidRPr="006C75F2">
        <w:instrText xml:space="preserve"> \* MERGEFORMAT </w:instrText>
      </w:r>
      <w:r w:rsidR="006C75F2" w:rsidRPr="006C75F2">
        <w:fldChar w:fldCharType="separate"/>
      </w:r>
      <w:r w:rsidR="00ED0138">
        <w:t>1</w:t>
      </w:r>
      <w:r w:rsidR="006C75F2" w:rsidRPr="006C75F2">
        <w:fldChar w:fldCharType="end"/>
      </w:r>
      <w:r>
        <w:t>-</w:t>
      </w:r>
      <w:r w:rsidR="008A4A3A">
        <w:fldChar w:fldCharType="begin"/>
      </w:r>
      <w:r w:rsidR="00CF441F">
        <w:instrText xml:space="preserve"> seq </w:instrText>
      </w:r>
      <w:r w:rsidR="007E49A4">
        <w:instrText>figno</w:instrText>
      </w:r>
      <w:r w:rsidR="00CF441F">
        <w:instrText xml:space="preserve"> \c </w:instrText>
      </w:r>
      <w:r w:rsidR="008A4A3A">
        <w:fldChar w:fldCharType="separate"/>
      </w:r>
      <w:r w:rsidR="00ED0138">
        <w:rPr>
          <w:noProof/>
        </w:rPr>
        <w:t>2</w:t>
      </w:r>
      <w:r w:rsidR="008A4A3A">
        <w:fldChar w:fldCharType="end"/>
      </w:r>
      <w:r w:rsidR="002642E0">
        <w:t>, so we will examine that</w:t>
      </w:r>
      <w:r>
        <w:t xml:space="preserve"> in a bit more detail.</w:t>
      </w:r>
    </w:p>
    <w:p w14:paraId="64588F32" w14:textId="77777777" w:rsidR="00BF5FCA" w:rsidRDefault="00D12AE4" w:rsidP="004D40B5">
      <w:pPr>
        <w:pStyle w:val="DoubleSpaced"/>
      </w:pPr>
      <w:r>
        <w:t>For</w:t>
      </w:r>
      <w:r w:rsidR="00C5729E">
        <w:t xml:space="preserve"> this </w:t>
      </w:r>
      <w:r>
        <w:t>activity,</w:t>
      </w:r>
      <w:r w:rsidR="00C5729E">
        <w:t xml:space="preserve"> w</w:t>
      </w:r>
      <w:r w:rsidR="00227C59">
        <w:t xml:space="preserve">e discovered that students will generally gravitate </w:t>
      </w:r>
      <w:r w:rsidR="00C5729E">
        <w:t>toward familiar songs that have a great deal of repetition</w:t>
      </w:r>
      <w:r w:rsidR="00BF5FCA">
        <w:t>.  They also tend to</w:t>
      </w:r>
      <w:r w:rsidR="00C5729E">
        <w:t xml:space="preserve"> work within a musical genre that </w:t>
      </w:r>
      <w:r w:rsidR="00C5729E" w:rsidRPr="004D40B5">
        <w:t>re</w:t>
      </w:r>
      <w:r w:rsidR="004D40B5" w:rsidRPr="004D40B5">
        <w:t>sonates with them personally</w:t>
      </w:r>
      <w:r w:rsidR="00BF5FCA">
        <w:t>,</w:t>
      </w:r>
      <w:r w:rsidR="004D40B5" w:rsidRPr="004D40B5">
        <w:t xml:space="preserve"> a</w:t>
      </w:r>
      <w:r w:rsidR="00C5729E" w:rsidRPr="004D40B5">
        <w:t>s the following reflection by one student indicates</w:t>
      </w:r>
      <w:r w:rsidR="00BF5FCA">
        <w:t>.</w:t>
      </w:r>
    </w:p>
    <w:p w14:paraId="347A5232" w14:textId="77777777" w:rsidR="00BF5FCA" w:rsidRDefault="001C480C" w:rsidP="00BF5FCA">
      <w:pPr>
        <w:pStyle w:val="Quote"/>
      </w:pPr>
      <w:r w:rsidRPr="001C480C">
        <w:t>…</w:t>
      </w:r>
      <w:r w:rsidR="00B35B09">
        <w:t xml:space="preserve"> </w:t>
      </w:r>
      <w:proofErr w:type="gramStart"/>
      <w:r w:rsidR="00BF5FCA">
        <w:t>we</w:t>
      </w:r>
      <w:proofErr w:type="gramEnd"/>
      <w:r w:rsidR="00BF5FCA">
        <w:t xml:space="preserve"> </w:t>
      </w:r>
      <w:r w:rsidRPr="001C480C">
        <w:t xml:space="preserve">worked together to create a flowchart to a song we were all familiar with: </w:t>
      </w:r>
      <w:r w:rsidRPr="00A071E0">
        <w:rPr>
          <w:i/>
        </w:rPr>
        <w:t>Send Me On My Way</w:t>
      </w:r>
      <w:r w:rsidRPr="001C480C">
        <w:t xml:space="preserve"> by Rusted Root.  We had </w:t>
      </w:r>
      <w:r w:rsidR="00074D55" w:rsidRPr="001C480C">
        <w:t xml:space="preserve">all </w:t>
      </w:r>
      <w:r w:rsidRPr="001C480C">
        <w:t>heard the song before</w:t>
      </w:r>
      <w:r w:rsidR="00BF5FCA">
        <w:t>,</w:t>
      </w:r>
      <w:r w:rsidRPr="001C480C">
        <w:t xml:space="preserve"> but now </w:t>
      </w:r>
      <w:r w:rsidR="00BF5FCA">
        <w:t xml:space="preserve">[we] </w:t>
      </w:r>
      <w:r w:rsidRPr="001C480C">
        <w:t xml:space="preserve">realized exactly how much </w:t>
      </w:r>
      <w:r w:rsidRPr="001C480C">
        <w:lastRenderedPageBreak/>
        <w:t>repetition defined the form. </w:t>
      </w:r>
      <w:r w:rsidR="00BF5FCA">
        <w:t xml:space="preserve"> </w:t>
      </w:r>
      <w:r w:rsidRPr="001C480C">
        <w:t>When constructing our flowchart, we first paid attention to the lyrics.</w:t>
      </w:r>
    </w:p>
    <w:p w14:paraId="53B02A9E" w14:textId="77B3B199" w:rsidR="00567316" w:rsidRDefault="00553728" w:rsidP="004D40B5">
      <w:pPr>
        <w:pStyle w:val="DoubleSpaced"/>
      </w:pPr>
      <w:r>
        <w:t xml:space="preserve">Of course the easiest place for </w:t>
      </w:r>
      <w:r w:rsidR="00567316">
        <w:t xml:space="preserve">students </w:t>
      </w:r>
      <w:r>
        <w:t xml:space="preserve">to find </w:t>
      </w:r>
      <w:r w:rsidR="00567316">
        <w:t xml:space="preserve">song lyrics </w:t>
      </w:r>
      <w:r>
        <w:t xml:space="preserve">is </w:t>
      </w:r>
      <w:r w:rsidR="00567316">
        <w:t>online</w:t>
      </w:r>
      <w:r w:rsidR="00DF79C6">
        <w:t xml:space="preserve">, and there are </w:t>
      </w:r>
      <w:r w:rsidR="00065B13">
        <w:t>numerous popular lyric websites</w:t>
      </w:r>
      <w:r w:rsidR="00DF79C6">
        <w:t xml:space="preserve"> of varying quality</w:t>
      </w:r>
      <w:r w:rsidR="00065B13">
        <w:t>.  Here</w:t>
      </w:r>
      <w:r w:rsidR="006D5E89">
        <w:t>’</w:t>
      </w:r>
      <w:r w:rsidR="00DF79C6">
        <w:t xml:space="preserve">s how the lyrics </w:t>
      </w:r>
      <w:r w:rsidR="00704FA1">
        <w:t xml:space="preserve">for the beginning of </w:t>
      </w:r>
      <w:r w:rsidR="00704FA1">
        <w:rPr>
          <w:i/>
        </w:rPr>
        <w:t>Total Eclipse of the Heart</w:t>
      </w:r>
      <w:r w:rsidR="00704FA1">
        <w:t xml:space="preserve"> (shown above the dashed line in Figure </w:t>
      </w:r>
      <w:r w:rsidR="006C75F2" w:rsidRPr="006C75F2">
        <w:fldChar w:fldCharType="begin"/>
      </w:r>
      <w:r w:rsidR="006C75F2" w:rsidRPr="006C75F2">
        <w:instrText xml:space="preserve"> REF chapno \h </w:instrText>
      </w:r>
      <w:r w:rsidR="006C75F2" w:rsidRPr="006C75F2">
        <w:instrText xml:space="preserve"> \* MERGEFORMAT </w:instrText>
      </w:r>
      <w:r w:rsidR="006C75F2" w:rsidRPr="006C75F2">
        <w:fldChar w:fldCharType="separate"/>
      </w:r>
      <w:r w:rsidR="00ED0138">
        <w:t>1</w:t>
      </w:r>
      <w:r w:rsidR="006C75F2" w:rsidRPr="006C75F2">
        <w:fldChar w:fldCharType="end"/>
      </w:r>
      <w:r w:rsidR="00704FA1">
        <w:t>-</w:t>
      </w:r>
      <w:r w:rsidR="008A4A3A">
        <w:fldChar w:fldCharType="begin"/>
      </w:r>
      <w:r w:rsidR="00CF441F">
        <w:instrText xml:space="preserve"> seq </w:instrText>
      </w:r>
      <w:r w:rsidR="007E49A4">
        <w:instrText>figno</w:instrText>
      </w:r>
      <w:r w:rsidR="00CF441F">
        <w:instrText xml:space="preserve"> \c </w:instrText>
      </w:r>
      <w:r w:rsidR="008A4A3A">
        <w:fldChar w:fldCharType="separate"/>
      </w:r>
      <w:r w:rsidR="00ED0138">
        <w:rPr>
          <w:noProof/>
        </w:rPr>
        <w:t>2</w:t>
      </w:r>
      <w:r w:rsidR="008A4A3A">
        <w:fldChar w:fldCharType="end"/>
      </w:r>
      <w:r w:rsidR="00704FA1">
        <w:t xml:space="preserve">) </w:t>
      </w:r>
      <w:r w:rsidR="00065B13">
        <w:t xml:space="preserve">appear on </w:t>
      </w:r>
      <w:r w:rsidR="00065B13" w:rsidRPr="00006CD5">
        <w:rPr>
          <w:rFonts w:ascii="Verdana" w:hAnsi="Verdana" w:cs="Arial"/>
          <w:sz w:val="20"/>
        </w:rPr>
        <w:t>www.sing365.com</w:t>
      </w:r>
      <w:r w:rsidRPr="00006CD5">
        <w:t xml:space="preserve"> </w:t>
      </w:r>
      <w:r w:rsidR="008A4A3A" w:rsidRPr="00006CD5">
        <w:fldChar w:fldCharType="begin"/>
      </w:r>
      <w:r w:rsidR="00142021">
        <w:instrText xml:space="preserve"> ADDIN EN.CITE &lt;EndNote&gt;&lt;Cite&gt;&lt;Author&gt;Steinman&lt;/Author&gt;&lt;Year&gt;1983&lt;/Year&gt;&lt;RecNum&gt;33&lt;/RecNum&gt;&lt;DisplayText&gt;[13]&lt;/DisplayText&gt;&lt;record&gt;&lt;rec-number&gt;33&lt;/rec-number&gt;&lt;foreign-keys&gt;&lt;key app="EN" db-id="we0zp9rzrtpdauer9abv5aph9zexsa52a5sw"&gt;33&lt;/key&gt;&lt;key app="ENWeb" db-id="SSnE9wrtqgYAAE68948"&gt;31&lt;/key&gt;&lt;/foreign-keys&gt;&lt;ref-type name="Web Page"&gt;12&lt;/ref-type&gt;&lt;contributors&gt;&lt;authors&gt;&lt;author&gt;Steinman, Jim&lt;/author&gt;&lt;/authors&gt;&lt;/contributors&gt;&lt;titles&gt;&lt;title&gt;Bonnie Tyler &amp;quot;Total Eclipse of the Heart&amp;quot; Lyrics&lt;/title&gt;&lt;/titles&gt;&lt;volume&gt;2011&lt;/volume&gt;&lt;number&gt;6/12/2011&lt;/number&gt;&lt;dates&gt;&lt;year&gt;1983&lt;/year&gt;&lt;/dates&gt;&lt;urls&gt;&lt;related-urls&gt;&lt;url&gt;www.sing365.com/music/ lyric.nsf/total-eclipse-of-the-heart-lyrics-bonnie-tyler/fb0f584f5cd507a4482569910025c3c1&lt;/url&gt;&lt;/related-urls&gt;&lt;/urls&gt;&lt;/record&gt;&lt;/Cite&gt;&lt;/EndNote&gt;</w:instrText>
      </w:r>
      <w:r w:rsidR="008A4A3A" w:rsidRPr="00006CD5">
        <w:fldChar w:fldCharType="separate"/>
      </w:r>
      <w:r w:rsidR="00142021">
        <w:rPr>
          <w:noProof/>
        </w:rPr>
        <w:t>[</w:t>
      </w:r>
      <w:hyperlink w:anchor="_ENREF_13" w:tooltip="Steinman, 1983 #33" w:history="1">
        <w:r w:rsidR="00142021">
          <w:rPr>
            <w:noProof/>
          </w:rPr>
          <w:t>13</w:t>
        </w:r>
      </w:hyperlink>
      <w:r w:rsidR="00142021">
        <w:rPr>
          <w:noProof/>
        </w:rPr>
        <w:t>]</w:t>
      </w:r>
      <w:r w:rsidR="008A4A3A" w:rsidRPr="00006CD5">
        <w:fldChar w:fldCharType="end"/>
      </w:r>
      <w:r w:rsidR="00065B13" w:rsidRPr="00006CD5">
        <w:t>.</w:t>
      </w:r>
    </w:p>
    <w:p w14:paraId="285FE32A" w14:textId="77777777" w:rsidR="00567316" w:rsidRDefault="00567316" w:rsidP="00567316">
      <w:pPr>
        <w:pStyle w:val="Quote"/>
        <w:spacing w:after="0"/>
      </w:pPr>
      <w:r>
        <w:t>(Turn around)</w:t>
      </w:r>
    </w:p>
    <w:p w14:paraId="019A8E17" w14:textId="77777777" w:rsidR="00567316" w:rsidRDefault="00567316" w:rsidP="00567316">
      <w:pPr>
        <w:pStyle w:val="Quote"/>
        <w:spacing w:after="0"/>
      </w:pPr>
      <w:r>
        <w:t>Every now and then</w:t>
      </w:r>
    </w:p>
    <w:p w14:paraId="2149B4F1" w14:textId="77777777" w:rsidR="00567316" w:rsidRDefault="00567316" w:rsidP="00567316">
      <w:pPr>
        <w:pStyle w:val="Quote"/>
        <w:spacing w:after="0"/>
      </w:pPr>
      <w:r>
        <w:t>I get a little bit lonely</w:t>
      </w:r>
    </w:p>
    <w:p w14:paraId="23AF37F4" w14:textId="77777777" w:rsidR="00567316" w:rsidRDefault="00567316" w:rsidP="00567316">
      <w:pPr>
        <w:pStyle w:val="Quote"/>
      </w:pPr>
      <w:r>
        <w:t>And you</w:t>
      </w:r>
      <w:r w:rsidR="006D5E89">
        <w:t>’</w:t>
      </w:r>
      <w:r>
        <w:t>re never coming round</w:t>
      </w:r>
    </w:p>
    <w:p w14:paraId="140245AD" w14:textId="77777777" w:rsidR="00567316" w:rsidRDefault="00567316" w:rsidP="00567316">
      <w:pPr>
        <w:pStyle w:val="Quote"/>
        <w:spacing w:after="0"/>
      </w:pPr>
      <w:r>
        <w:t>(Turn around)</w:t>
      </w:r>
    </w:p>
    <w:p w14:paraId="3637B841" w14:textId="77777777" w:rsidR="00567316" w:rsidRDefault="00567316" w:rsidP="00567316">
      <w:pPr>
        <w:pStyle w:val="Quote"/>
        <w:spacing w:after="0"/>
      </w:pPr>
      <w:r>
        <w:t>Every now and then</w:t>
      </w:r>
    </w:p>
    <w:p w14:paraId="12A472DD" w14:textId="77777777" w:rsidR="00567316" w:rsidRDefault="00567316" w:rsidP="00567316">
      <w:pPr>
        <w:pStyle w:val="Quote"/>
        <w:spacing w:after="0"/>
      </w:pPr>
      <w:r>
        <w:t>I get a little bit tired</w:t>
      </w:r>
    </w:p>
    <w:p w14:paraId="49D750F7" w14:textId="77777777" w:rsidR="00567316" w:rsidRDefault="00567316" w:rsidP="00567316">
      <w:pPr>
        <w:pStyle w:val="Quote"/>
        <w:spacing w:after="0"/>
      </w:pPr>
      <w:r>
        <w:t>Of listening to the sound of my tears</w:t>
      </w:r>
    </w:p>
    <w:p w14:paraId="6449F4E9" w14:textId="77777777" w:rsidR="00567316" w:rsidRDefault="00567316" w:rsidP="00567316">
      <w:pPr>
        <w:pStyle w:val="Quote"/>
        <w:spacing w:after="0"/>
      </w:pPr>
    </w:p>
    <w:p w14:paraId="04457F0A" w14:textId="77777777" w:rsidR="00567316" w:rsidRDefault="00567316" w:rsidP="007F35FB">
      <w:pPr>
        <w:pStyle w:val="Quote"/>
        <w:keepNext/>
        <w:spacing w:after="0"/>
      </w:pPr>
      <w:r>
        <w:t>(Turn around)</w:t>
      </w:r>
    </w:p>
    <w:p w14:paraId="792767CA" w14:textId="77777777" w:rsidR="00567316" w:rsidRDefault="00567316" w:rsidP="00567316">
      <w:pPr>
        <w:pStyle w:val="Quote"/>
        <w:spacing w:after="0"/>
      </w:pPr>
      <w:r>
        <w:t>Every now and then</w:t>
      </w:r>
    </w:p>
    <w:p w14:paraId="77C5A352" w14:textId="77777777" w:rsidR="00567316" w:rsidRDefault="00567316" w:rsidP="00567316">
      <w:pPr>
        <w:pStyle w:val="Quote"/>
        <w:spacing w:after="0"/>
      </w:pPr>
      <w:r>
        <w:t>I get a little bit nervous</w:t>
      </w:r>
    </w:p>
    <w:p w14:paraId="74177334" w14:textId="77777777" w:rsidR="00567316" w:rsidRDefault="00567316" w:rsidP="00567316">
      <w:pPr>
        <w:pStyle w:val="Quote"/>
        <w:spacing w:after="0"/>
      </w:pPr>
      <w:r>
        <w:t>That the best of all the years have gone by</w:t>
      </w:r>
    </w:p>
    <w:p w14:paraId="42AB79D1" w14:textId="77777777" w:rsidR="00567316" w:rsidRDefault="00567316" w:rsidP="00567316">
      <w:pPr>
        <w:pStyle w:val="Quote"/>
        <w:spacing w:after="0"/>
      </w:pPr>
    </w:p>
    <w:p w14:paraId="476D1E5E" w14:textId="77777777" w:rsidR="00567316" w:rsidRDefault="00567316" w:rsidP="00567316">
      <w:pPr>
        <w:pStyle w:val="Quote"/>
        <w:spacing w:after="0"/>
      </w:pPr>
      <w:r>
        <w:t>(Turn around)</w:t>
      </w:r>
    </w:p>
    <w:p w14:paraId="4032D504" w14:textId="77777777" w:rsidR="00567316" w:rsidRDefault="00567316" w:rsidP="00567316">
      <w:pPr>
        <w:pStyle w:val="Quote"/>
        <w:spacing w:after="0"/>
      </w:pPr>
      <w:r>
        <w:t xml:space="preserve">Every now and then </w:t>
      </w:r>
    </w:p>
    <w:p w14:paraId="7922BE43" w14:textId="77777777" w:rsidR="00567316" w:rsidRDefault="00567316" w:rsidP="00567316">
      <w:pPr>
        <w:pStyle w:val="Quote"/>
        <w:spacing w:after="0"/>
      </w:pPr>
      <w:r>
        <w:t>I get a little bit terrified</w:t>
      </w:r>
    </w:p>
    <w:p w14:paraId="44E9F8F1" w14:textId="77777777" w:rsidR="00567316" w:rsidRDefault="00567316" w:rsidP="00567316">
      <w:pPr>
        <w:pStyle w:val="Quote"/>
      </w:pPr>
      <w:r>
        <w:t>And then I see the look in your eyes</w:t>
      </w:r>
    </w:p>
    <w:p w14:paraId="5EFFFEE7" w14:textId="77777777" w:rsidR="00567316" w:rsidRDefault="00567316" w:rsidP="005E7964">
      <w:pPr>
        <w:pStyle w:val="Quote"/>
        <w:keepNext/>
        <w:spacing w:after="0"/>
      </w:pPr>
      <w:r>
        <w:t xml:space="preserve">(Turn </w:t>
      </w:r>
      <w:r w:rsidR="00E9368E">
        <w:t>a</w:t>
      </w:r>
      <w:r>
        <w:t>round, bright eyes)</w:t>
      </w:r>
    </w:p>
    <w:p w14:paraId="1DE2DD74" w14:textId="77777777" w:rsidR="00567316" w:rsidRDefault="00567316" w:rsidP="00567316">
      <w:pPr>
        <w:pStyle w:val="Quote"/>
        <w:spacing w:after="0"/>
      </w:pPr>
      <w:r>
        <w:t>Every now and then</w:t>
      </w:r>
    </w:p>
    <w:p w14:paraId="23567672" w14:textId="77777777" w:rsidR="003A2639" w:rsidRDefault="003A2639" w:rsidP="003A2639">
      <w:pPr>
        <w:pStyle w:val="Quote"/>
      </w:pPr>
      <w:r>
        <w:t>I fall apart</w:t>
      </w:r>
    </w:p>
    <w:p w14:paraId="470ABBF2" w14:textId="77777777" w:rsidR="003A2639" w:rsidRPr="003A2639" w:rsidRDefault="003A2639" w:rsidP="003A2639">
      <w:pPr>
        <w:pStyle w:val="Quote"/>
        <w:rPr>
          <w:i/>
        </w:rPr>
      </w:pPr>
      <w:proofErr w:type="gramStart"/>
      <w:r>
        <w:rPr>
          <w:i/>
        </w:rPr>
        <w:t>etc</w:t>
      </w:r>
      <w:proofErr w:type="gramEnd"/>
      <w:r>
        <w:rPr>
          <w:i/>
        </w:rPr>
        <w:t>.</w:t>
      </w:r>
    </w:p>
    <w:p w14:paraId="01D9062A" w14:textId="2C257026" w:rsidR="004A464C" w:rsidRDefault="00553728" w:rsidP="00553728">
      <w:pPr>
        <w:pStyle w:val="DoubleSpacedFlushLeft"/>
      </w:pPr>
      <w:r>
        <w:t>We</w:t>
      </w:r>
      <w:r w:rsidR="006D5E89">
        <w:t>’</w:t>
      </w:r>
      <w:r>
        <w:t xml:space="preserve">ve chosen this </w:t>
      </w:r>
      <w:r w:rsidR="00E9368E">
        <w:t xml:space="preserve">particular </w:t>
      </w:r>
      <w:r>
        <w:t xml:space="preserve">website </w:t>
      </w:r>
      <w:r w:rsidR="00E9368E">
        <w:t>because the lyrics are well formatted, making it easy to see the patterns and recognize the repetitions.</w:t>
      </w:r>
      <w:r w:rsidR="00351F30">
        <w:t xml:space="preserve"> </w:t>
      </w:r>
      <w:r w:rsidR="00E9368E">
        <w:t xml:space="preserve"> </w:t>
      </w:r>
      <w:r w:rsidR="006D5E89">
        <w:t>“</w:t>
      </w:r>
      <w:r w:rsidR="00F7280A">
        <w:t>Turn around</w:t>
      </w:r>
      <w:r w:rsidR="006D5E89">
        <w:t>”</w:t>
      </w:r>
      <w:r w:rsidR="00F7280A">
        <w:t xml:space="preserve"> and </w:t>
      </w:r>
      <w:r w:rsidR="006D5E89">
        <w:t>“</w:t>
      </w:r>
      <w:r w:rsidR="00C8671E">
        <w:t>e</w:t>
      </w:r>
      <w:r w:rsidR="00F7280A">
        <w:t>very now and then</w:t>
      </w:r>
      <w:r w:rsidR="006D5E89">
        <w:t>”</w:t>
      </w:r>
      <w:r w:rsidR="00F7280A">
        <w:t xml:space="preserve"> </w:t>
      </w:r>
      <w:r w:rsidR="0032486D">
        <w:t>clearly repeat</w:t>
      </w:r>
      <w:r w:rsidR="004D40B5">
        <w:t xml:space="preserve"> </w:t>
      </w:r>
      <w:r w:rsidR="00B77C08">
        <w:t>multiple times</w:t>
      </w:r>
      <w:r w:rsidR="00FF32F1">
        <w:t>,</w:t>
      </w:r>
      <w:r w:rsidR="0032486D">
        <w:t xml:space="preserve"> </w:t>
      </w:r>
      <w:r w:rsidR="00C8671E">
        <w:t xml:space="preserve">but </w:t>
      </w:r>
      <w:r w:rsidR="00B77C08">
        <w:t>it</w:t>
      </w:r>
      <w:r w:rsidR="006D5E89">
        <w:t>’</w:t>
      </w:r>
      <w:r w:rsidR="00B77C08">
        <w:t xml:space="preserve">s </w:t>
      </w:r>
      <w:r w:rsidR="00C8671E">
        <w:t xml:space="preserve">in the </w:t>
      </w:r>
      <w:r w:rsidR="004D40B5">
        <w:t>5th and 6</w:t>
      </w:r>
      <w:r w:rsidR="00683998" w:rsidRPr="00BF5FCA">
        <w:t>th</w:t>
      </w:r>
      <w:r w:rsidR="004D40B5">
        <w:t xml:space="preserve"> repetition</w:t>
      </w:r>
      <w:r w:rsidR="00B77C08">
        <w:t>s where</w:t>
      </w:r>
      <w:r w:rsidR="00C8671E">
        <w:t xml:space="preserve"> </w:t>
      </w:r>
      <w:r w:rsidR="006D5E89">
        <w:t>“</w:t>
      </w:r>
      <w:r w:rsidR="00C8671E">
        <w:t xml:space="preserve">bright </w:t>
      </w:r>
      <w:r w:rsidR="00C8671E">
        <w:lastRenderedPageBreak/>
        <w:t>eyes</w:t>
      </w:r>
      <w:r w:rsidR="006D5E89">
        <w:t>”</w:t>
      </w:r>
      <w:r w:rsidR="00C8671E">
        <w:t xml:space="preserve"> gets thrown in between th</w:t>
      </w:r>
      <w:r w:rsidR="00B733AB">
        <w:t>ese two</w:t>
      </w:r>
      <w:r w:rsidR="004D40B5">
        <w:t xml:space="preserve"> a</w:t>
      </w:r>
      <w:r w:rsidR="000C0EE4">
        <w:t>nd takes the song to a new emotional level</w:t>
      </w:r>
      <w:r w:rsidR="00C8671E">
        <w:t>.  Thus, it</w:t>
      </w:r>
      <w:r w:rsidR="006D5E89">
        <w:t>’</w:t>
      </w:r>
      <w:r w:rsidR="00C8671E">
        <w:t xml:space="preserve">s important that </w:t>
      </w:r>
      <w:r w:rsidR="006D5E89">
        <w:t>“</w:t>
      </w:r>
      <w:r w:rsidR="00C8671E">
        <w:t>turn around</w:t>
      </w:r>
      <w:r w:rsidR="006D5E89">
        <w:t>”</w:t>
      </w:r>
      <w:r w:rsidR="00C8671E">
        <w:t xml:space="preserve"> and </w:t>
      </w:r>
      <w:r w:rsidR="006D5E89">
        <w:t>“</w:t>
      </w:r>
      <w:r w:rsidR="00C8671E">
        <w:t>every now and then</w:t>
      </w:r>
      <w:r w:rsidR="006D5E89">
        <w:t>”</w:t>
      </w:r>
      <w:r w:rsidR="00C8671E">
        <w:t xml:space="preserve"> be seen as separate </w:t>
      </w:r>
      <w:r w:rsidR="006D5E89">
        <w:t>“</w:t>
      </w:r>
      <w:r w:rsidR="00C8671E">
        <w:t>chunks</w:t>
      </w:r>
      <w:r w:rsidR="00B77C08">
        <w:t>.</w:t>
      </w:r>
      <w:r w:rsidR="006D5E89">
        <w:t>”</w:t>
      </w:r>
      <w:r w:rsidR="00102D6E">
        <w:t xml:space="preserve"> </w:t>
      </w:r>
      <w:r w:rsidR="007A77CD">
        <w:t xml:space="preserve"> </w:t>
      </w:r>
      <w:r w:rsidR="00B77C08">
        <w:t>Y</w:t>
      </w:r>
      <w:r w:rsidR="004A464C">
        <w:t xml:space="preserve">et a close listening would reveal that on the </w:t>
      </w:r>
      <w:r w:rsidR="004A464C" w:rsidRPr="000C2CCD">
        <w:t>3</w:t>
      </w:r>
      <w:r w:rsidR="00683998" w:rsidRPr="000C2CCD">
        <w:rPr>
          <w:color w:val="000000"/>
          <w:szCs w:val="24"/>
          <w:shd w:val="solid" w:color="FFFFFF" w:fill="auto"/>
          <w:lang w:val="ru-RU" w:eastAsia="ru-RU"/>
        </w:rPr>
        <w:t>rd</w:t>
      </w:r>
      <w:r w:rsidR="004A464C">
        <w:t xml:space="preserve"> repetition of </w:t>
      </w:r>
      <w:r w:rsidR="006D5E89">
        <w:t>“</w:t>
      </w:r>
      <w:r w:rsidR="004A464C">
        <w:t>Turn around</w:t>
      </w:r>
      <w:r w:rsidR="00156FF3">
        <w:t>,</w:t>
      </w:r>
      <w:r w:rsidR="006D5E89">
        <w:t>”</w:t>
      </w:r>
      <w:r w:rsidR="004A464C">
        <w:t xml:space="preserve"> the phrase starts a minor third higher, </w:t>
      </w:r>
      <w:r w:rsidR="00B77C08">
        <w:t xml:space="preserve">helping to build toward the intensity of the next section.  </w:t>
      </w:r>
      <w:r w:rsidR="00156FF3">
        <w:t>Y</w:t>
      </w:r>
      <w:r w:rsidR="004A464C">
        <w:t>ou wouldn</w:t>
      </w:r>
      <w:r w:rsidR="006D5E89">
        <w:t>’</w:t>
      </w:r>
      <w:r w:rsidR="004A464C">
        <w:t>t pick up</w:t>
      </w:r>
      <w:r w:rsidR="00B77C08">
        <w:t xml:space="preserve"> on this fact</w:t>
      </w:r>
      <w:r w:rsidR="00156FF3">
        <w:t xml:space="preserve"> just from looking at the flow</w:t>
      </w:r>
      <w:r w:rsidR="004A464C">
        <w:t>chart or reading the lyrics.</w:t>
      </w:r>
      <w:r w:rsidR="000C2CCD">
        <w:t xml:space="preserve"> </w:t>
      </w:r>
      <w:r w:rsidR="004A464C">
        <w:t xml:space="preserve"> </w:t>
      </w:r>
      <w:r w:rsidR="0038204D">
        <w:t>S</w:t>
      </w:r>
      <w:r w:rsidR="00DD6458">
        <w:t>a</w:t>
      </w:r>
      <w:r w:rsidR="0038204D">
        <w:t>id</w:t>
      </w:r>
      <w:r w:rsidR="00DD6458">
        <w:t xml:space="preserve"> differently</w:t>
      </w:r>
      <w:r w:rsidR="0038204D">
        <w:t>,</w:t>
      </w:r>
      <w:r w:rsidR="00DD6458">
        <w:t xml:space="preserve"> it</w:t>
      </w:r>
      <w:r w:rsidR="006D5E89">
        <w:t>’</w:t>
      </w:r>
      <w:r w:rsidR="00DD6458">
        <w:t xml:space="preserve">s hard to </w:t>
      </w:r>
      <w:r w:rsidR="00DD6458" w:rsidRPr="00DD6458">
        <w:rPr>
          <w:i/>
        </w:rPr>
        <w:t>see</w:t>
      </w:r>
      <w:r w:rsidR="00DD6458">
        <w:t xml:space="preserve"> these patterns when one </w:t>
      </w:r>
      <w:r w:rsidR="00564141">
        <w:t xml:space="preserve">merely </w:t>
      </w:r>
      <w:r w:rsidR="00DD6458">
        <w:t>looks at the printed lyrics, but it</w:t>
      </w:r>
      <w:r w:rsidR="006D5E89">
        <w:t>’</w:t>
      </w:r>
      <w:r w:rsidR="00DD6458">
        <w:t xml:space="preserve">s easy to </w:t>
      </w:r>
      <w:r w:rsidR="00DD6458" w:rsidRPr="00DD6458">
        <w:rPr>
          <w:i/>
        </w:rPr>
        <w:t>hear</w:t>
      </w:r>
      <w:r w:rsidR="00DD6458">
        <w:t xml:space="preserve"> these patterns </w:t>
      </w:r>
      <w:r w:rsidR="00564141">
        <w:t xml:space="preserve">and subtle changes </w:t>
      </w:r>
      <w:r w:rsidR="00DD6458">
        <w:t>when one listens to the song.</w:t>
      </w:r>
      <w:r w:rsidR="002E4DCF">
        <w:t xml:space="preserve">  This is one place where it is beneficial to have students work in interdisci</w:t>
      </w:r>
      <w:r w:rsidR="002239AF">
        <w:softHyphen/>
      </w:r>
      <w:r w:rsidR="002E4DCF">
        <w:t>plinary teams</w:t>
      </w:r>
      <w:r w:rsidR="0002213E">
        <w:t>, as some wonderful discussions ensue as they help each other to identify the patterns.</w:t>
      </w:r>
      <w:r w:rsidR="004A464C">
        <w:t xml:space="preserve"> </w:t>
      </w:r>
      <w:r w:rsidR="00156FF3">
        <w:t xml:space="preserve"> This </w:t>
      </w:r>
      <w:r w:rsidR="00BC3A36">
        <w:t>wa</w:t>
      </w:r>
      <w:r w:rsidR="00156FF3">
        <w:t xml:space="preserve">s brought out in a comment that </w:t>
      </w:r>
      <w:r w:rsidR="008256C4">
        <w:t>a</w:t>
      </w:r>
      <w:r w:rsidR="004A464C">
        <w:t xml:space="preserve"> student </w:t>
      </w:r>
      <w:r w:rsidR="00156FF3">
        <w:t>post</w:t>
      </w:r>
      <w:r w:rsidR="004A464C">
        <w:t>ed in his blog</w:t>
      </w:r>
      <w:r w:rsidR="00156FF3">
        <w:t>:</w:t>
      </w:r>
    </w:p>
    <w:p w14:paraId="7DCE252A" w14:textId="77777777" w:rsidR="00683998" w:rsidRDefault="004A464C" w:rsidP="00156FF3">
      <w:pPr>
        <w:pStyle w:val="Quote"/>
        <w:numPr>
          <w:ins w:id="1" w:author="Gena Greher" w:date="2011-06-26T20:54:00Z"/>
        </w:numPr>
      </w:pPr>
      <w:r w:rsidRPr="00557A21">
        <w:t>The flowchart assignment highlighted how much structure and repetition go into music.  Immediately after finishing part of my flowchart, it became apparent that there was a very specific structure to the song.  My song (</w:t>
      </w:r>
      <w:r w:rsidRPr="00B545CD">
        <w:rPr>
          <w:i/>
        </w:rPr>
        <w:t>Poker Face</w:t>
      </w:r>
      <w:r w:rsidRPr="00557A21">
        <w:t xml:space="preserve"> by Lady Gaga) starts with a musical intro, goes into a verse, then to a pre</w:t>
      </w:r>
      <w:r w:rsidR="0048714A">
        <w:t>-</w:t>
      </w:r>
      <w:r w:rsidRPr="00557A21">
        <w:t>chorus and a chor</w:t>
      </w:r>
      <w:r>
        <w:t>us, then back to another verse.</w:t>
      </w:r>
      <w:r w:rsidR="00B545CD">
        <w:t xml:space="preserve"> .</w:t>
      </w:r>
      <w:r w:rsidRPr="00557A21">
        <w:t>.</w:t>
      </w:r>
      <w:r>
        <w:t>.</w:t>
      </w:r>
      <w:r w:rsidR="00B545CD">
        <w:t xml:space="preserve"> </w:t>
      </w:r>
      <w:r w:rsidRPr="00557A21">
        <w:t>The structural knowledge that I gained by completing this assignment helps explain how loops, if statements, and broadcasts</w:t>
      </w:r>
      <w:r w:rsidR="00BC0248">
        <w:rPr>
          <w:rStyle w:val="FootnoteReference"/>
        </w:rPr>
        <w:footnoteReference w:id="5"/>
      </w:r>
      <w:r w:rsidR="00BC0248">
        <w:t xml:space="preserve"> </w:t>
      </w:r>
      <w:r w:rsidRPr="00557A21">
        <w:t xml:space="preserve">will be used successfully to create interesting music.  We will basically be able to recreate flowcharts of our own songs using the </w:t>
      </w:r>
      <w:r w:rsidR="00871E7D" w:rsidRPr="00557A21">
        <w:t xml:space="preserve">Scratch </w:t>
      </w:r>
      <w:r w:rsidRPr="00557A21">
        <w:t>bloc</w:t>
      </w:r>
      <w:r w:rsidRPr="0062091B">
        <w:t>ks</w:t>
      </w:r>
      <w:r w:rsidR="00B545CD">
        <w:t>.</w:t>
      </w:r>
    </w:p>
    <w:p w14:paraId="6874A708" w14:textId="77777777" w:rsidR="00E03463" w:rsidRDefault="001022F1" w:rsidP="00052CA6">
      <w:pPr>
        <w:pStyle w:val="DoubleSpaced"/>
        <w:widowControl w:val="0"/>
      </w:pPr>
      <w:r>
        <w:t xml:space="preserve">In mathematical terms, getting to as few blocks as possible is known as </w:t>
      </w:r>
      <w:r w:rsidRPr="001022F1">
        <w:rPr>
          <w:i/>
        </w:rPr>
        <w:t>factoring</w:t>
      </w:r>
      <w:r>
        <w:t xml:space="preserve">.  That is, one </w:t>
      </w:r>
      <w:r w:rsidR="00E215AC" w:rsidRPr="00DA1E12">
        <w:rPr>
          <w:i/>
        </w:rPr>
        <w:t>factors out</w:t>
      </w:r>
      <w:r w:rsidR="00E215AC">
        <w:t xml:space="preserve"> the common elements</w:t>
      </w:r>
      <w:r w:rsidR="0099780C">
        <w:t xml:space="preserve"> and</w:t>
      </w:r>
      <w:r w:rsidR="00A33231">
        <w:t xml:space="preserve"> isolates them into separate boxes.</w:t>
      </w:r>
      <w:r w:rsidR="00CB1BD6">
        <w:t xml:space="preserve">  This is precisely what programmers do when they wr</w:t>
      </w:r>
      <w:r w:rsidR="00CA0BE4">
        <w:t xml:space="preserve">ite functions and subroutines: they take </w:t>
      </w:r>
      <w:r w:rsidR="00CA0BE4">
        <w:lastRenderedPageBreak/>
        <w:t xml:space="preserve">chunks of code that are repeated at various points in a program and isolate them into their own </w:t>
      </w:r>
      <w:r w:rsidR="0068282A">
        <w:t xml:space="preserve">named </w:t>
      </w:r>
      <w:r w:rsidR="00CA0BE4">
        <w:t xml:space="preserve">blocks so that they can be </w:t>
      </w:r>
      <w:r w:rsidR="006D5E89">
        <w:t>“</w:t>
      </w:r>
      <w:r w:rsidR="00CA0BE4">
        <w:t>called</w:t>
      </w:r>
      <w:r w:rsidR="006D5E89">
        <w:t>”</w:t>
      </w:r>
      <w:r w:rsidR="0068282A">
        <w:t xml:space="preserve"> whenever needed.  The</w:t>
      </w:r>
      <w:r w:rsidR="00E03463">
        <w:t>re are many benefits to organizing code in this manner.</w:t>
      </w:r>
    </w:p>
    <w:p w14:paraId="5E38C887" w14:textId="77777777" w:rsidR="001B6FC1" w:rsidRDefault="001B6FC1" w:rsidP="00E03463">
      <w:pPr>
        <w:pStyle w:val="DoubleSpaced"/>
        <w:numPr>
          <w:ilvl w:val="0"/>
          <w:numId w:val="5"/>
        </w:numPr>
        <w:ind w:left="1080"/>
      </w:pPr>
      <w:r>
        <w:t>The code is clearer, making it easier to understand.</w:t>
      </w:r>
    </w:p>
    <w:p w14:paraId="4371CF17" w14:textId="77777777" w:rsidR="00C0213D" w:rsidRDefault="001B6FC1" w:rsidP="00E03463">
      <w:pPr>
        <w:pStyle w:val="DoubleSpaced"/>
        <w:numPr>
          <w:ilvl w:val="0"/>
          <w:numId w:val="5"/>
        </w:numPr>
        <w:ind w:left="1080"/>
      </w:pPr>
      <w:r>
        <w:t>The c</w:t>
      </w:r>
      <w:r w:rsidR="00C0213D">
        <w:t xml:space="preserve">ode is smaller, </w:t>
      </w:r>
      <w:r w:rsidR="0033718E">
        <w:t xml:space="preserve">making it </w:t>
      </w:r>
      <w:r w:rsidR="00426F14">
        <w:t xml:space="preserve">not only </w:t>
      </w:r>
      <w:r w:rsidR="00C0213D">
        <w:t>more manageable</w:t>
      </w:r>
      <w:r w:rsidR="0016668A">
        <w:t xml:space="preserve"> for humans, but </w:t>
      </w:r>
      <w:r w:rsidR="00EF036D">
        <w:t xml:space="preserve">also </w:t>
      </w:r>
      <w:r w:rsidR="008E7CFD">
        <w:t xml:space="preserve">more efficient </w:t>
      </w:r>
      <w:r w:rsidR="0016668A">
        <w:t>for computers</w:t>
      </w:r>
      <w:r w:rsidR="00C60D92">
        <w:t xml:space="preserve"> to execute</w:t>
      </w:r>
      <w:r>
        <w:t>.</w:t>
      </w:r>
    </w:p>
    <w:p w14:paraId="00227C5A" w14:textId="77777777" w:rsidR="00E03463" w:rsidRDefault="00C0213D" w:rsidP="00E03463">
      <w:pPr>
        <w:pStyle w:val="DoubleSpaced"/>
        <w:numPr>
          <w:ilvl w:val="0"/>
          <w:numId w:val="5"/>
        </w:numPr>
        <w:ind w:left="1080"/>
      </w:pPr>
      <w:r>
        <w:t>If a bug is found, fixing it on</w:t>
      </w:r>
      <w:r w:rsidR="00852C12">
        <w:t>c</w:t>
      </w:r>
      <w:r>
        <w:t xml:space="preserve">e fixes it </w:t>
      </w:r>
      <w:r w:rsidR="00852C12">
        <w:t>everywhere that block of code is called</w:t>
      </w:r>
      <w:r>
        <w:t>.</w:t>
      </w:r>
    </w:p>
    <w:p w14:paraId="460937C0" w14:textId="77777777" w:rsidR="0006248A" w:rsidRDefault="009B24FE" w:rsidP="00E03463">
      <w:pPr>
        <w:pStyle w:val="DoubleSpaced"/>
        <w:numPr>
          <w:ilvl w:val="0"/>
          <w:numId w:val="5"/>
        </w:numPr>
        <w:ind w:left="1080"/>
      </w:pPr>
      <w:r>
        <w:t xml:space="preserve">If the block is written well and in a generalized manner, it </w:t>
      </w:r>
      <w:r w:rsidR="0006248A">
        <w:t xml:space="preserve">may be </w:t>
      </w:r>
      <w:r>
        <w:t xml:space="preserve">possible to </w:t>
      </w:r>
      <w:r w:rsidR="0006248A">
        <w:t>use</w:t>
      </w:r>
      <w:r>
        <w:t xml:space="preserve"> that function or subroutine </w:t>
      </w:r>
      <w:r w:rsidR="0006248A">
        <w:t xml:space="preserve">in other </w:t>
      </w:r>
      <w:r w:rsidR="0006248A" w:rsidRPr="00C006BA">
        <w:t>programs</w:t>
      </w:r>
      <w:r w:rsidR="00FD0ADA" w:rsidRPr="00C006BA">
        <w:rPr>
          <w:sz w:val="22"/>
        </w:rPr>
        <w:t xml:space="preserve"> </w:t>
      </w:r>
      <w:r w:rsidR="00FD0ADA">
        <w:t>without any changes at all</w:t>
      </w:r>
      <w:r w:rsidR="0006248A">
        <w:t>, saving huge amounts of development and debugging time.</w:t>
      </w:r>
    </w:p>
    <w:p w14:paraId="6AAC9D49" w14:textId="77777777" w:rsidR="0050248D" w:rsidRDefault="0050248D" w:rsidP="0050248D">
      <w:pPr>
        <w:pStyle w:val="DoubleSpacedFlushLeft"/>
      </w:pPr>
      <w:r>
        <w:t xml:space="preserve">Thus, the analysis of songs through their lyrics and the </w:t>
      </w:r>
      <w:r w:rsidR="006D5E89">
        <w:t>“</w:t>
      </w:r>
      <w:r>
        <w:t>chunking</w:t>
      </w:r>
      <w:r w:rsidR="006D5E89">
        <w:t>”</w:t>
      </w:r>
      <w:r>
        <w:t xml:space="preserve"> of those lyrics into the </w:t>
      </w:r>
      <w:r w:rsidR="00D00701">
        <w:t xml:space="preserve">repeatable elements </w:t>
      </w:r>
      <w:r w:rsidR="00F11717">
        <w:t>are</w:t>
      </w:r>
      <w:r w:rsidR="00D00701">
        <w:t xml:space="preserve"> clearly CT skill</w:t>
      </w:r>
      <w:r w:rsidR="0081510D">
        <w:t>s</w:t>
      </w:r>
      <w:r w:rsidR="00D00701">
        <w:t xml:space="preserve">, as </w:t>
      </w:r>
      <w:r w:rsidR="00F11717">
        <w:t xml:space="preserve">they have </w:t>
      </w:r>
      <w:r w:rsidR="00D00701">
        <w:t>direct application in computer programming.  As noted earlier, we don</w:t>
      </w:r>
      <w:r w:rsidR="006D5E89">
        <w:t>’</w:t>
      </w:r>
      <w:r w:rsidR="00D00701">
        <w:t xml:space="preserve">t think that </w:t>
      </w:r>
      <w:r w:rsidR="00F11717">
        <w:t xml:space="preserve">all CT skills </w:t>
      </w:r>
      <w:r w:rsidR="00F11717" w:rsidRPr="002169AF">
        <w:rPr>
          <w:i/>
        </w:rPr>
        <w:t>have</w:t>
      </w:r>
      <w:r w:rsidR="00F11717">
        <w:t xml:space="preserve"> to have direct analogies in programming, but </w:t>
      </w:r>
      <w:r w:rsidR="009C4351">
        <w:t>this one does.</w:t>
      </w:r>
      <w:r w:rsidR="00B733AB">
        <w:t xml:space="preserve">  Later we will see how these skills can be applied and practiced by programming mash</w:t>
      </w:r>
      <w:r w:rsidR="00DF610F">
        <w:t>-</w:t>
      </w:r>
      <w:r w:rsidR="00B733AB">
        <w:t xml:space="preserve">ups created from </w:t>
      </w:r>
      <w:r w:rsidR="00C62CD6">
        <w:t xml:space="preserve">actual </w:t>
      </w:r>
      <w:r w:rsidR="00DF2383">
        <w:t>song</w:t>
      </w:r>
      <w:r w:rsidR="00C62CD6">
        <w:t xml:space="preserve"> chunk</w:t>
      </w:r>
      <w:r w:rsidR="00DF2383">
        <w:t>s</w:t>
      </w:r>
      <w:r w:rsidR="00B733AB">
        <w:t>.</w:t>
      </w:r>
    </w:p>
    <w:p w14:paraId="7B1AEE41" w14:textId="7F34D944" w:rsidR="003A2639" w:rsidRDefault="00DB4AF2" w:rsidP="00264762">
      <w:pPr>
        <w:pStyle w:val="DoubleSpaced"/>
      </w:pPr>
      <w:r>
        <w:t>Once we have our chunks, t</w:t>
      </w:r>
      <w:r w:rsidR="0050248D">
        <w:t xml:space="preserve">he </w:t>
      </w:r>
      <w:r w:rsidR="0099780C">
        <w:t xml:space="preserve">next step is to connect them </w:t>
      </w:r>
      <w:r>
        <w:t xml:space="preserve">up.  </w:t>
      </w:r>
      <w:r w:rsidR="00264762">
        <w:t>Here</w:t>
      </w:r>
      <w:r w:rsidR="006D5E89">
        <w:t>’</w:t>
      </w:r>
      <w:r w:rsidR="00264762">
        <w:t xml:space="preserve">s where the flowchart in Figure </w:t>
      </w:r>
      <w:r w:rsidR="006C75F2" w:rsidRPr="006C75F2">
        <w:fldChar w:fldCharType="begin"/>
      </w:r>
      <w:r w:rsidR="006C75F2" w:rsidRPr="006C75F2">
        <w:instrText xml:space="preserve"> REF chapno \h </w:instrText>
      </w:r>
      <w:r w:rsidR="006C75F2" w:rsidRPr="006C75F2">
        <w:instrText xml:space="preserve"> \* MERGEFORMAT </w:instrText>
      </w:r>
      <w:r w:rsidR="006C75F2" w:rsidRPr="006C75F2">
        <w:fldChar w:fldCharType="separate"/>
      </w:r>
      <w:r w:rsidR="00ED0138">
        <w:t>1</w:t>
      </w:r>
      <w:r w:rsidR="006C75F2" w:rsidRPr="006C75F2">
        <w:fldChar w:fldCharType="end"/>
      </w:r>
      <w:r w:rsidR="00264762">
        <w:t>-</w:t>
      </w:r>
      <w:r w:rsidR="008A4A3A">
        <w:fldChar w:fldCharType="begin"/>
      </w:r>
      <w:r w:rsidR="00CF441F">
        <w:instrText xml:space="preserve"> seq </w:instrText>
      </w:r>
      <w:r w:rsidR="007E49A4">
        <w:instrText>figno</w:instrText>
      </w:r>
      <w:r w:rsidR="00CF441F">
        <w:instrText xml:space="preserve"> \c </w:instrText>
      </w:r>
      <w:r w:rsidR="008A4A3A">
        <w:fldChar w:fldCharType="separate"/>
      </w:r>
      <w:r w:rsidR="00ED0138">
        <w:rPr>
          <w:noProof/>
        </w:rPr>
        <w:t>2</w:t>
      </w:r>
      <w:r w:rsidR="008A4A3A">
        <w:fldChar w:fldCharType="end"/>
      </w:r>
      <w:r w:rsidR="00264762">
        <w:t xml:space="preserve"> has a problem: </w:t>
      </w:r>
      <w:r w:rsidR="00102D6E">
        <w:t xml:space="preserve">when should </w:t>
      </w:r>
      <w:r w:rsidR="00264762">
        <w:t xml:space="preserve">one </w:t>
      </w:r>
      <w:r w:rsidR="00102D6E">
        <w:t xml:space="preserve">follow the path from </w:t>
      </w:r>
      <w:r w:rsidR="006D5E89">
        <w:t>“</w:t>
      </w:r>
      <w:r w:rsidR="00102D6E">
        <w:t>turn around</w:t>
      </w:r>
      <w:r w:rsidR="006D5E89">
        <w:t>”</w:t>
      </w:r>
      <w:r w:rsidR="00102D6E">
        <w:t xml:space="preserve"> to </w:t>
      </w:r>
      <w:r w:rsidR="006D5E89">
        <w:t>“</w:t>
      </w:r>
      <w:r w:rsidR="00102D6E">
        <w:t>every now and then I</w:t>
      </w:r>
      <w:r w:rsidR="00264762">
        <w:t>,</w:t>
      </w:r>
      <w:r w:rsidR="006D5E89">
        <w:t>”</w:t>
      </w:r>
      <w:r w:rsidR="00264762">
        <w:t xml:space="preserve"> and when the path</w:t>
      </w:r>
      <w:r w:rsidR="00102D6E">
        <w:t xml:space="preserve"> </w:t>
      </w:r>
      <w:r w:rsidR="00264762">
        <w:t xml:space="preserve">from </w:t>
      </w:r>
      <w:r w:rsidR="006D5E89">
        <w:t>“</w:t>
      </w:r>
      <w:r w:rsidR="00264762">
        <w:t>turn around</w:t>
      </w:r>
      <w:r w:rsidR="006D5E89">
        <w:t>”</w:t>
      </w:r>
      <w:r w:rsidR="00264762">
        <w:t xml:space="preserve"> to </w:t>
      </w:r>
      <w:r w:rsidR="006D5E89">
        <w:t>“</w:t>
      </w:r>
      <w:r w:rsidR="00102D6E">
        <w:t>bright eyes</w:t>
      </w:r>
      <w:r w:rsidR="008D1E57">
        <w:t>?</w:t>
      </w:r>
      <w:r w:rsidR="006D5E89">
        <w:t>”</w:t>
      </w:r>
      <w:r w:rsidR="008557A9">
        <w:t xml:space="preserve">  </w:t>
      </w:r>
      <w:r w:rsidR="001C5FBE">
        <w:t xml:space="preserve">Likewise, when should one follow the path from </w:t>
      </w:r>
      <w:r w:rsidR="006D5E89">
        <w:t>“</w:t>
      </w:r>
      <w:r w:rsidR="001C5FBE">
        <w:t>every now and then I</w:t>
      </w:r>
      <w:r w:rsidR="006D5E89">
        <w:t>”</w:t>
      </w:r>
      <w:r w:rsidR="001C5FBE">
        <w:t xml:space="preserve"> to </w:t>
      </w:r>
      <w:r w:rsidR="006D5E89">
        <w:t>“</w:t>
      </w:r>
      <w:r w:rsidR="001C5FBE">
        <w:t>get a little bit,</w:t>
      </w:r>
      <w:r w:rsidR="006D5E89">
        <w:t>”</w:t>
      </w:r>
      <w:r w:rsidR="001C5FBE">
        <w:t xml:space="preserve"> and when </w:t>
      </w:r>
      <w:r w:rsidR="00AB1653">
        <w:t xml:space="preserve">the path </w:t>
      </w:r>
      <w:r w:rsidR="001C5FBE">
        <w:t xml:space="preserve">from </w:t>
      </w:r>
      <w:r w:rsidR="006D5E89">
        <w:t>“</w:t>
      </w:r>
      <w:r w:rsidR="002C337B">
        <w:t>every now and then I</w:t>
      </w:r>
      <w:r w:rsidR="006D5E89">
        <w:t>”</w:t>
      </w:r>
      <w:r w:rsidR="002C337B">
        <w:t xml:space="preserve"> </w:t>
      </w:r>
      <w:r w:rsidR="001C5FBE">
        <w:t xml:space="preserve">to </w:t>
      </w:r>
      <w:r w:rsidR="006D5E89">
        <w:t>“</w:t>
      </w:r>
      <w:r w:rsidR="002C337B">
        <w:t>fall apart</w:t>
      </w:r>
      <w:r w:rsidR="001C5FBE">
        <w:t>?</w:t>
      </w:r>
      <w:r w:rsidR="006D5E89">
        <w:t>”</w:t>
      </w:r>
      <w:r w:rsidR="006C55A9">
        <w:t xml:space="preserve">  Harrell</w:t>
      </w:r>
      <w:r w:rsidR="006D5E89">
        <w:t>’</w:t>
      </w:r>
      <w:r w:rsidR="006C55A9">
        <w:t>s flowchart doesn</w:t>
      </w:r>
      <w:r w:rsidR="006D5E89">
        <w:t>’</w:t>
      </w:r>
      <w:r w:rsidR="006C55A9">
        <w:t xml:space="preserve">t help us here.  This can be solved by introducing numbers to indicate </w:t>
      </w:r>
      <w:r w:rsidR="006C55A9">
        <w:lastRenderedPageBreak/>
        <w:t>order when there are multiple possible paths.  Given the layout of the flowchart, numbers don</w:t>
      </w:r>
      <w:r w:rsidR="006D5E89">
        <w:t>’</w:t>
      </w:r>
      <w:r w:rsidR="006C55A9">
        <w:t xml:space="preserve">t seem necessary to indicate the order of the four phrases that follow </w:t>
      </w:r>
      <w:r w:rsidR="006D5E89">
        <w:t>“</w:t>
      </w:r>
      <w:r w:rsidR="006C55A9">
        <w:t>get a little bit,</w:t>
      </w:r>
      <w:r w:rsidR="006D5E89">
        <w:t>”</w:t>
      </w:r>
      <w:r w:rsidR="006C55A9">
        <w:t xml:space="preserve"> but we will see that even in </w:t>
      </w:r>
      <w:r w:rsidR="00852092">
        <w:t xml:space="preserve">that sequence </w:t>
      </w:r>
      <w:r w:rsidR="006C55A9">
        <w:t>there are numbers involved even if they</w:t>
      </w:r>
      <w:r w:rsidR="006D5E89">
        <w:t>’</w:t>
      </w:r>
      <w:r w:rsidR="006C55A9">
        <w:t>re implicit.</w:t>
      </w:r>
    </w:p>
    <w:p w14:paraId="533333AA" w14:textId="2EA35023" w:rsidR="00251FA5" w:rsidRPr="00A8195C" w:rsidRDefault="00B21FF6" w:rsidP="00251FA5">
      <w:pPr>
        <w:pStyle w:val="DoubleSpaced"/>
        <w:spacing w:after="240"/>
      </w:pPr>
      <w:r w:rsidRPr="00A8195C">
        <w:t>Flowchart aficionados may wish to add diamond-shaped if blocks to Harrell</w:t>
      </w:r>
      <w:r w:rsidR="006D5E89" w:rsidRPr="00A8195C">
        <w:t>’</w:t>
      </w:r>
      <w:r w:rsidRPr="00A8195C">
        <w:t>s flow</w:t>
      </w:r>
      <w:r w:rsidR="003546ED" w:rsidRPr="00A8195C">
        <w:t>chart, and that would be fine, but simply getting students to add numbers as sh</w:t>
      </w:r>
      <w:r w:rsidR="00D51679" w:rsidRPr="00A8195C">
        <w:t>o</w:t>
      </w:r>
      <w:r w:rsidR="003546ED" w:rsidRPr="00A8195C">
        <w:t xml:space="preserve">wn in Figure </w:t>
      </w:r>
      <w:r w:rsidR="006C75F2" w:rsidRPr="00A8195C">
        <w:fldChar w:fldCharType="begin"/>
      </w:r>
      <w:r w:rsidR="006C75F2" w:rsidRPr="00A8195C">
        <w:instrText xml:space="preserve"> REF chapno \h </w:instrText>
      </w:r>
      <w:r w:rsidR="006C75F2" w:rsidRPr="00A8195C">
        <w:instrText xml:space="preserve"> \* MERGEFORMAT </w:instrText>
      </w:r>
      <w:r w:rsidR="006C75F2" w:rsidRPr="00A8195C">
        <w:fldChar w:fldCharType="separate"/>
      </w:r>
      <w:r w:rsidR="00ED0138" w:rsidRPr="00A8195C">
        <w:t>1</w:t>
      </w:r>
      <w:r w:rsidR="006C75F2" w:rsidRPr="00A8195C">
        <w:fldChar w:fldCharType="end"/>
      </w:r>
      <w:r w:rsidR="003546ED" w:rsidRPr="00A8195C">
        <w:t>-</w:t>
      </w:r>
      <w:r w:rsidR="008A4A3A" w:rsidRPr="00A8195C">
        <w:fldChar w:fldCharType="begin"/>
      </w:r>
      <w:r w:rsidR="00CF441F" w:rsidRPr="00A8195C">
        <w:instrText xml:space="preserve"> seq </w:instrText>
      </w:r>
      <w:r w:rsidR="007E49A4" w:rsidRPr="00A8195C">
        <w:instrText>figno</w:instrText>
      </w:r>
      <w:r w:rsidR="00CF441F" w:rsidRPr="00A8195C">
        <w:instrText xml:space="preserve"> </w:instrText>
      </w:r>
      <w:r w:rsidR="008A4A3A" w:rsidRPr="00A8195C">
        <w:fldChar w:fldCharType="separate"/>
      </w:r>
      <w:r w:rsidR="00ED0138" w:rsidRPr="00A8195C">
        <w:rPr>
          <w:noProof/>
        </w:rPr>
        <w:t>3</w:t>
      </w:r>
      <w:r w:rsidR="008A4A3A" w:rsidRPr="00A8195C">
        <w:fldChar w:fldCharType="end"/>
      </w:r>
      <w:r w:rsidR="003546ED" w:rsidRPr="00A8195C">
        <w:t xml:space="preserve"> in this situation suffices for us.  </w:t>
      </w:r>
    </w:p>
    <w:p w14:paraId="6E51EAEE" w14:textId="77777777" w:rsidR="00251FA5" w:rsidRDefault="00251FA5" w:rsidP="00251FA5">
      <w:pPr>
        <w:pStyle w:val="SingleSpaced"/>
        <w:spacing w:after="120"/>
        <w:jc w:val="center"/>
      </w:pPr>
      <w:r w:rsidRPr="009C2389">
        <w:rPr>
          <w:noProof/>
          <w:bdr w:val="single" w:sz="12" w:space="0" w:color="auto"/>
        </w:rPr>
        <w:drawing>
          <wp:inline distT="0" distB="0" distL="0" distR="0" wp14:anchorId="5C3C0B60" wp14:editId="068D509F">
            <wp:extent cx="5486400" cy="40028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l="-2514" t="-3515" r="-2514" b="-3515"/>
                    <a:stretch>
                      <a:fillRect/>
                    </a:stretch>
                  </pic:blipFill>
                  <pic:spPr bwMode="auto">
                    <a:xfrm>
                      <a:off x="0" y="0"/>
                      <a:ext cx="5486400" cy="4002878"/>
                    </a:xfrm>
                    <a:prstGeom prst="rect">
                      <a:avLst/>
                    </a:prstGeom>
                    <a:noFill/>
                    <a:ln w="9525">
                      <a:noFill/>
                      <a:miter lim="800000"/>
                      <a:headEnd/>
                      <a:tailEnd/>
                    </a:ln>
                  </pic:spPr>
                </pic:pic>
              </a:graphicData>
            </a:graphic>
          </wp:inline>
        </w:drawing>
      </w:r>
    </w:p>
    <w:p w14:paraId="57AE950F" w14:textId="7E585ABB" w:rsidR="00251FA5" w:rsidRDefault="00251FA5" w:rsidP="00251FA5">
      <w:pPr>
        <w:pStyle w:val="normalindented"/>
        <w:spacing w:after="240"/>
        <w:ind w:firstLine="0"/>
        <w:jc w:val="center"/>
      </w:pPr>
      <w:r w:rsidRPr="00AD2DDB">
        <w:rPr>
          <w:i/>
        </w:rPr>
        <w:t xml:space="preserve">Figure </w:t>
      </w:r>
      <w:r w:rsidR="006C75F2" w:rsidRPr="006C75F2">
        <w:rPr>
          <w:i/>
        </w:rPr>
        <w:fldChar w:fldCharType="begin"/>
      </w:r>
      <w:r w:rsidR="006C75F2" w:rsidRPr="006C75F2">
        <w:rPr>
          <w:i/>
        </w:rPr>
        <w:instrText xml:space="preserve"> REF chapno \h </w:instrText>
      </w:r>
      <w:r w:rsidR="006C75F2" w:rsidRPr="006C75F2">
        <w:rPr>
          <w:i/>
        </w:rPr>
      </w:r>
      <w:r w:rsidR="006C75F2" w:rsidRPr="006C75F2">
        <w:rPr>
          <w:i/>
        </w:rPr>
        <w:instrText xml:space="preserve"> \* MERGEFORMAT </w:instrText>
      </w:r>
      <w:r w:rsidR="006C75F2" w:rsidRPr="006C75F2">
        <w:rPr>
          <w:i/>
        </w:rPr>
        <w:fldChar w:fldCharType="separate"/>
      </w:r>
      <w:r w:rsidR="00ED0138" w:rsidRPr="00ED0138">
        <w:rPr>
          <w:i/>
        </w:rPr>
        <w:t>1</w:t>
      </w:r>
      <w:r w:rsidR="006C75F2" w:rsidRPr="006C75F2">
        <w:rPr>
          <w:i/>
        </w:rPr>
        <w:fldChar w:fldCharType="end"/>
      </w:r>
      <w:r w:rsidRPr="00AD2DDB">
        <w:rPr>
          <w:i/>
        </w:rPr>
        <w:t>-</w:t>
      </w:r>
      <w:r w:rsidR="008A4A3A" w:rsidRPr="00AD2DDB">
        <w:rPr>
          <w:i/>
        </w:rPr>
        <w:fldChar w:fldCharType="begin"/>
      </w:r>
      <w:r w:rsidRPr="00AD2DDB">
        <w:rPr>
          <w:i/>
        </w:rPr>
        <w:instrText xml:space="preserve"> seq </w:instrText>
      </w:r>
      <w:r>
        <w:rPr>
          <w:i/>
        </w:rPr>
        <w:instrText>figno</w:instrText>
      </w:r>
      <w:r w:rsidRPr="00AD2DDB">
        <w:rPr>
          <w:i/>
        </w:rPr>
        <w:instrText xml:space="preserve"> \c </w:instrText>
      </w:r>
      <w:r w:rsidR="008A4A3A" w:rsidRPr="00AD2DDB">
        <w:rPr>
          <w:i/>
        </w:rPr>
        <w:fldChar w:fldCharType="separate"/>
      </w:r>
      <w:r w:rsidR="00ED0138">
        <w:rPr>
          <w:i/>
          <w:noProof/>
        </w:rPr>
        <w:t>3</w:t>
      </w:r>
      <w:r w:rsidR="008A4A3A" w:rsidRPr="00AD2DDB">
        <w:rPr>
          <w:i/>
        </w:rPr>
        <w:fldChar w:fldCharType="end"/>
      </w:r>
      <w:r w:rsidRPr="00AD2DDB">
        <w:rPr>
          <w:i/>
        </w:rPr>
        <w:t>.</w:t>
      </w:r>
      <w:r w:rsidRPr="00AD2DDB">
        <w:t xml:space="preserve">  </w:t>
      </w:r>
      <w:r>
        <w:t xml:space="preserve">Harrell’s flowchart with numbers added to clarify flow. </w:t>
      </w:r>
    </w:p>
    <w:p w14:paraId="5F99502A" w14:textId="77777777" w:rsidR="00251FA5" w:rsidRPr="003A2639" w:rsidRDefault="00251FA5" w:rsidP="00251FA5">
      <w:pPr>
        <w:pStyle w:val="SingleSpaced"/>
      </w:pPr>
    </w:p>
    <w:p w14:paraId="17A554CB" w14:textId="77777777" w:rsidR="00AE2327" w:rsidRPr="00AE2327" w:rsidRDefault="002C445D" w:rsidP="00AE2327">
      <w:pPr>
        <w:pStyle w:val="DoubleSpaced"/>
        <w:rPr>
          <w:rFonts w:ascii="Opus Ornaments" w:hAnsi="Opus Ornaments" w:cs="Opus Ornaments"/>
          <w:spacing w:val="40"/>
          <w:sz w:val="32"/>
        </w:rPr>
      </w:pPr>
      <w:r>
        <w:lastRenderedPageBreak/>
        <w:t>The numbering may seem obvious to some, but it is not at all obvious to others</w:t>
      </w:r>
      <w:r w:rsidR="00C321A9">
        <w:t>,</w:t>
      </w:r>
      <w:r>
        <w:t xml:space="preserve"> because after you visit </w:t>
      </w:r>
      <w:r w:rsidR="00345092" w:rsidRPr="00345092">
        <w:rPr>
          <w:rFonts w:ascii="Wingdings" w:hAnsi="Wingdings"/>
          <w:position w:val="-2"/>
          <w:sz w:val="32"/>
        </w:rPr>
        <w:t></w:t>
      </w:r>
      <w:r w:rsidR="00881F52">
        <w:t xml:space="preserve"> </w:t>
      </w:r>
      <w:r w:rsidRPr="002C445D">
        <w:t>you have</w:t>
      </w:r>
      <w:r>
        <w:t xml:space="preserve"> to go back to </w:t>
      </w:r>
      <w:r w:rsidR="00345092">
        <w:rPr>
          <w:rFonts w:ascii="Wingdings" w:hAnsi="Wingdings"/>
          <w:position w:val="-2"/>
          <w:sz w:val="32"/>
        </w:rPr>
        <w:t></w:t>
      </w:r>
      <w:r w:rsidR="00A44979">
        <w:t>.  The key here is to number the blocks such that (a) you must follow the arrows, and (b)</w:t>
      </w:r>
      <w:r w:rsidR="00C006BA">
        <w:t> </w:t>
      </w:r>
      <w:r w:rsidR="00A44979">
        <w:t>you must visit every number before following a path to the next higher number, although you can visit numbers you</w:t>
      </w:r>
      <w:r w:rsidR="006D5E89">
        <w:t>’</w:t>
      </w:r>
      <w:r w:rsidR="00A44979">
        <w:t>ve already visited any number of times.  Thus, the paths through this flowchart are:</w:t>
      </w:r>
    </w:p>
    <w:p w14:paraId="49EB2314" w14:textId="3F2F027F" w:rsidR="003758DD" w:rsidRPr="003758DD" w:rsidRDefault="003758DD" w:rsidP="00B37878">
      <w:pPr>
        <w:pStyle w:val="DoubleSpaced"/>
        <w:spacing w:line="240" w:lineRule="auto"/>
        <w:ind w:left="2160" w:hanging="1440"/>
        <w:rPr>
          <w:b/>
        </w:rPr>
      </w:pPr>
      <w:r>
        <w:rPr>
          <w:rFonts w:ascii="CombiNumerals" w:hAnsi="CombiNumerals"/>
          <w:b/>
          <w:spacing w:val="40"/>
          <w:sz w:val="32"/>
        </w:rPr>
        <w:t></w:t>
      </w:r>
      <w:r>
        <w:rPr>
          <w:rFonts w:ascii="CombiNumerals" w:hAnsi="CombiNumerals"/>
          <w:b/>
          <w:spacing w:val="40"/>
          <w:sz w:val="32"/>
        </w:rPr>
        <w:t></w:t>
      </w:r>
      <w:r>
        <w:rPr>
          <w:rFonts w:ascii="CombiNumerals" w:hAnsi="CombiNumerals"/>
          <w:b/>
          <w:spacing w:val="40"/>
          <w:sz w:val="32"/>
        </w:rPr>
        <w:t></w:t>
      </w:r>
      <w:r w:rsidRPr="003758DD">
        <w:tab/>
        <w:t>[</w:t>
      </w:r>
      <w:r w:rsidRPr="003758DD">
        <w:rPr>
          <w:i/>
        </w:rPr>
        <w:t xml:space="preserve">This is </w:t>
      </w:r>
      <w:r>
        <w:rPr>
          <w:i/>
        </w:rPr>
        <w:t xml:space="preserve">font </w:t>
      </w:r>
      <w:proofErr w:type="spellStart"/>
      <w:r w:rsidRPr="00E4069E">
        <w:rPr>
          <w:rFonts w:ascii="Arial" w:hAnsi="Arial" w:cs="Arial"/>
          <w:sz w:val="20"/>
        </w:rPr>
        <w:t>CombiNumbers</w:t>
      </w:r>
      <w:proofErr w:type="spellEnd"/>
      <w:r w:rsidRPr="00E4069E">
        <w:rPr>
          <w:rFonts w:ascii="Arial" w:hAnsi="Arial" w:cs="Arial"/>
          <w:sz w:val="20"/>
        </w:rPr>
        <w:t xml:space="preserve"> Bold</w:t>
      </w:r>
      <w:r>
        <w:rPr>
          <w:i/>
        </w:rPr>
        <w:t xml:space="preserve"> from</w:t>
      </w:r>
      <w:r w:rsidR="00B37878">
        <w:rPr>
          <w:i/>
        </w:rPr>
        <w:br/>
      </w:r>
      <w:r w:rsidR="00B37878" w:rsidRPr="00B37878">
        <w:rPr>
          <w:rFonts w:ascii="Verdana" w:hAnsi="Verdana"/>
          <w:sz w:val="20"/>
        </w:rPr>
        <w:t>http://www.fontspace.com/category/numbers</w:t>
      </w:r>
      <w:proofErr w:type="gramStart"/>
      <w:r w:rsidR="00B37878" w:rsidRPr="00B37878">
        <w:rPr>
          <w:rFonts w:ascii="Verdana" w:hAnsi="Verdana"/>
          <w:sz w:val="20"/>
        </w:rPr>
        <w:t>,circles</w:t>
      </w:r>
      <w:proofErr w:type="gramEnd"/>
      <w:r w:rsidRPr="003758DD">
        <w:t>]</w:t>
      </w:r>
    </w:p>
    <w:p w14:paraId="39A46488" w14:textId="52071536" w:rsidR="003758DD" w:rsidRDefault="003758DD" w:rsidP="009A47BE">
      <w:pPr>
        <w:pStyle w:val="DoubleSpaced"/>
        <w:rPr>
          <w:rFonts w:ascii="CombiNumerals" w:hAnsi="CombiNumerals"/>
          <w:b/>
          <w:spacing w:val="40"/>
          <w:sz w:val="32"/>
        </w:rPr>
      </w:pPr>
      <w:r>
        <w:rPr>
          <w:rFonts w:ascii="CombiNumerals" w:hAnsi="CombiNumerals"/>
          <w:b/>
          <w:spacing w:val="40"/>
          <w:sz w:val="32"/>
        </w:rPr>
        <w:t></w:t>
      </w:r>
      <w:r>
        <w:rPr>
          <w:rFonts w:ascii="CombiNumerals" w:hAnsi="CombiNumerals"/>
          <w:b/>
          <w:spacing w:val="40"/>
          <w:sz w:val="32"/>
        </w:rPr>
        <w:t></w:t>
      </w:r>
      <w:r>
        <w:rPr>
          <w:rFonts w:ascii="CombiNumerals" w:hAnsi="CombiNumerals"/>
          <w:b/>
          <w:spacing w:val="40"/>
          <w:sz w:val="32"/>
        </w:rPr>
        <w:t></w:t>
      </w:r>
    </w:p>
    <w:p w14:paraId="74C591EE" w14:textId="13D02E57" w:rsidR="003758DD" w:rsidRDefault="003758DD" w:rsidP="009A47BE">
      <w:pPr>
        <w:pStyle w:val="DoubleSpaced"/>
        <w:rPr>
          <w:rFonts w:ascii="CombiNumerals" w:hAnsi="CombiNumerals"/>
          <w:b/>
          <w:spacing w:val="40"/>
          <w:sz w:val="32"/>
        </w:rPr>
      </w:pPr>
      <w:r>
        <w:rPr>
          <w:rFonts w:ascii="CombiNumerals" w:hAnsi="CombiNumerals"/>
          <w:b/>
          <w:spacing w:val="40"/>
          <w:sz w:val="32"/>
        </w:rPr>
        <w:t></w:t>
      </w:r>
      <w:r>
        <w:rPr>
          <w:rFonts w:ascii="CombiNumerals" w:hAnsi="CombiNumerals"/>
          <w:b/>
          <w:spacing w:val="40"/>
          <w:sz w:val="32"/>
        </w:rPr>
        <w:t></w:t>
      </w:r>
      <w:r>
        <w:rPr>
          <w:rFonts w:ascii="CombiNumerals" w:hAnsi="CombiNumerals"/>
          <w:b/>
          <w:spacing w:val="40"/>
          <w:sz w:val="32"/>
        </w:rPr>
        <w:t></w:t>
      </w:r>
    </w:p>
    <w:p w14:paraId="348E7987" w14:textId="01606567" w:rsidR="003758DD" w:rsidRDefault="003758DD" w:rsidP="009A47BE">
      <w:pPr>
        <w:pStyle w:val="DoubleSpaced"/>
        <w:rPr>
          <w:rFonts w:ascii="CombiNumerals" w:hAnsi="CombiNumerals"/>
          <w:b/>
          <w:spacing w:val="40"/>
          <w:sz w:val="32"/>
        </w:rPr>
      </w:pPr>
      <w:r>
        <w:rPr>
          <w:rFonts w:ascii="CombiNumerals" w:hAnsi="CombiNumerals"/>
          <w:b/>
          <w:spacing w:val="40"/>
          <w:sz w:val="32"/>
        </w:rPr>
        <w:t></w:t>
      </w:r>
      <w:r>
        <w:rPr>
          <w:rFonts w:ascii="CombiNumerals" w:hAnsi="CombiNumerals"/>
          <w:b/>
          <w:spacing w:val="40"/>
          <w:sz w:val="32"/>
        </w:rPr>
        <w:t></w:t>
      </w:r>
      <w:r>
        <w:rPr>
          <w:rFonts w:ascii="CombiNumerals" w:hAnsi="CombiNumerals"/>
          <w:b/>
          <w:spacing w:val="40"/>
          <w:sz w:val="32"/>
        </w:rPr>
        <w:t></w:t>
      </w:r>
    </w:p>
    <w:p w14:paraId="6A1EE294" w14:textId="0D1A9D41" w:rsidR="003758DD" w:rsidRDefault="003758DD" w:rsidP="009A47BE">
      <w:pPr>
        <w:pStyle w:val="DoubleSpaced"/>
        <w:rPr>
          <w:rFonts w:ascii="CombiNumerals" w:hAnsi="CombiNumerals"/>
          <w:b/>
          <w:spacing w:val="40"/>
          <w:sz w:val="32"/>
        </w:rPr>
      </w:pPr>
      <w:r>
        <w:rPr>
          <w:rFonts w:ascii="CombiNumerals" w:hAnsi="CombiNumerals"/>
          <w:b/>
          <w:spacing w:val="40"/>
          <w:sz w:val="32"/>
        </w:rPr>
        <w:t></w:t>
      </w:r>
      <w:r>
        <w:rPr>
          <w:rFonts w:ascii="CombiNumerals" w:hAnsi="CombiNumerals"/>
          <w:b/>
          <w:spacing w:val="40"/>
          <w:sz w:val="32"/>
        </w:rPr>
        <w:t></w:t>
      </w:r>
      <w:r>
        <w:rPr>
          <w:rFonts w:ascii="CombiNumerals" w:hAnsi="CombiNumerals"/>
          <w:b/>
          <w:spacing w:val="40"/>
          <w:sz w:val="32"/>
        </w:rPr>
        <w:t></w:t>
      </w:r>
      <w:r>
        <w:rPr>
          <w:rFonts w:ascii="CombiNumerals" w:hAnsi="CombiNumerals"/>
          <w:b/>
          <w:spacing w:val="40"/>
          <w:sz w:val="32"/>
        </w:rPr>
        <w:t></w:t>
      </w:r>
    </w:p>
    <w:p w14:paraId="510F74B2" w14:textId="4DA5995F" w:rsidR="003758DD" w:rsidRPr="003758DD" w:rsidRDefault="003758DD" w:rsidP="009A47BE">
      <w:pPr>
        <w:pStyle w:val="DoubleSpaced"/>
        <w:rPr>
          <w:rFonts w:ascii="CombiNumerals" w:hAnsi="CombiNumerals"/>
          <w:b/>
          <w:spacing w:val="40"/>
          <w:sz w:val="32"/>
        </w:rPr>
      </w:pPr>
      <w:r>
        <w:rPr>
          <w:rFonts w:ascii="CombiNumerals" w:hAnsi="CombiNumerals"/>
          <w:b/>
          <w:spacing w:val="40"/>
          <w:sz w:val="32"/>
        </w:rPr>
        <w:t></w:t>
      </w:r>
      <w:r>
        <w:rPr>
          <w:rFonts w:ascii="CombiNumerals" w:hAnsi="CombiNumerals"/>
          <w:b/>
          <w:spacing w:val="40"/>
          <w:sz w:val="32"/>
        </w:rPr>
        <w:t></w:t>
      </w:r>
      <w:r>
        <w:rPr>
          <w:rFonts w:ascii="CombiNumerals" w:hAnsi="CombiNumerals"/>
          <w:b/>
          <w:spacing w:val="40"/>
          <w:sz w:val="32"/>
        </w:rPr>
        <w:t></w:t>
      </w:r>
      <w:r>
        <w:rPr>
          <w:rFonts w:ascii="CombiNumerals" w:hAnsi="CombiNumerals"/>
          <w:b/>
          <w:spacing w:val="40"/>
          <w:sz w:val="32"/>
        </w:rPr>
        <w:t></w:t>
      </w:r>
    </w:p>
    <w:p w14:paraId="5A46F9EE" w14:textId="77777777" w:rsidR="00085A15" w:rsidRDefault="00E03ED9" w:rsidP="0007560A">
      <w:pPr>
        <w:pStyle w:val="DoubleSpaced"/>
      </w:pPr>
      <w:r>
        <w:t>T</w:t>
      </w:r>
      <w:r w:rsidR="00A81328">
        <w:t xml:space="preserve">here </w:t>
      </w:r>
      <w:r>
        <w:t xml:space="preserve">are many </w:t>
      </w:r>
      <w:r w:rsidR="00A81328">
        <w:t>CT concepts here</w:t>
      </w:r>
      <w:r>
        <w:t>.</w:t>
      </w:r>
      <w:r w:rsidR="0007560A">
        <w:t xml:space="preserve">  </w:t>
      </w:r>
      <w:proofErr w:type="gramStart"/>
      <w:r w:rsidR="0007560A">
        <w:t>Numbers.</w:t>
      </w:r>
      <w:proofErr w:type="gramEnd"/>
      <w:r w:rsidR="0007560A">
        <w:t xml:space="preserve">  </w:t>
      </w:r>
      <w:proofErr w:type="gramStart"/>
      <w:r w:rsidR="0007560A">
        <w:t>Counters.</w:t>
      </w:r>
      <w:proofErr w:type="gramEnd"/>
      <w:r w:rsidR="0007560A">
        <w:t xml:space="preserve">  </w:t>
      </w:r>
      <w:proofErr w:type="gramStart"/>
      <w:r w:rsidR="0007560A">
        <w:t>Loops.</w:t>
      </w:r>
      <w:proofErr w:type="gramEnd"/>
      <w:r w:rsidR="0007560A">
        <w:t xml:space="preserve">  </w:t>
      </w:r>
      <w:proofErr w:type="gramStart"/>
      <w:r w:rsidR="0007560A">
        <w:t>Incrementing.</w:t>
      </w:r>
      <w:proofErr w:type="gramEnd"/>
      <w:r w:rsidR="0007560A">
        <w:t xml:space="preserve">  </w:t>
      </w:r>
      <w:proofErr w:type="gramStart"/>
      <w:r w:rsidR="0007560A">
        <w:t>Conditionals.</w:t>
      </w:r>
      <w:proofErr w:type="gramEnd"/>
      <w:r w:rsidR="0007560A">
        <w:t xml:space="preserve">  And even an algorithm.  </w:t>
      </w:r>
      <w:r w:rsidR="00A26265">
        <w:t>Returning to the geeky def</w:t>
      </w:r>
      <w:r w:rsidR="0048714A">
        <w:t>i</w:t>
      </w:r>
      <w:r w:rsidR="00A26265">
        <w:t>nition of CT on Google</w:t>
      </w:r>
      <w:r w:rsidR="006D5E89">
        <w:t>’</w:t>
      </w:r>
      <w:r w:rsidR="00A26265">
        <w:t xml:space="preserve">s website </w:t>
      </w:r>
      <w:r w:rsidR="008A4A3A">
        <w:fldChar w:fldCharType="begin"/>
      </w:r>
      <w:r w:rsidR="00D63A35">
        <w:instrText xml:space="preserve"> ADDIN EN.CITE &lt;EndNote&gt;&lt;Cite&gt;&lt;Author&gt;Google&lt;/Author&gt;&lt;Year&gt;2011&lt;/Year&gt;&lt;RecNum&gt;27&lt;/RecNum&gt;&lt;DisplayText&gt;[5]&lt;/DisplayText&gt;&lt;record&gt;&lt;rec-number&gt;27&lt;/rec-number&gt;&lt;foreign-keys&gt;&lt;key app="EN" db-id="we0zp9rzrtpdauer9abv5aph9zexsa52a5sw"&gt;27&lt;/key&gt;&lt;key app="ENWeb" db-id="SSnE9wrtqgYAAE68948"&gt;25&lt;/key&gt;&lt;/foreign-keys&gt;&lt;ref-type name="Web Page"&gt;12&lt;/ref-type&gt;&lt;contributors&gt;&lt;authors&gt;&lt;author&gt;Google,&lt;/author&gt;&lt;/authors&gt;&lt;/contributors&gt;&lt;titles&gt;&lt;title&gt;Exploring Computational Thinking&lt;/title&gt;&lt;/titles&gt;&lt;volume&gt;2011&lt;/volume&gt;&lt;number&gt;6/3/2011&lt;/number&gt;&lt;dates&gt;&lt;year&gt;2011&lt;/year&gt;&lt;/dates&gt;&lt;urls&gt;&lt;related-urls&gt;&lt;url&gt;www.google.com/edu/computational-thinking&lt;/url&gt;&lt;/related-urls&gt;&lt;/urls&gt;&lt;/record&gt;&lt;/Cite&gt;&lt;/EndNote&gt;</w:instrText>
      </w:r>
      <w:r w:rsidR="008A4A3A">
        <w:fldChar w:fldCharType="separate"/>
      </w:r>
      <w:r w:rsidR="00D63A35">
        <w:rPr>
          <w:noProof/>
        </w:rPr>
        <w:t>[</w:t>
      </w:r>
      <w:hyperlink w:anchor="_ENREF_5" w:tooltip="Google, 2011 #27" w:history="1">
        <w:r w:rsidR="00142021">
          <w:rPr>
            <w:noProof/>
          </w:rPr>
          <w:t>5</w:t>
        </w:r>
      </w:hyperlink>
      <w:r w:rsidR="00D63A35">
        <w:rPr>
          <w:noProof/>
        </w:rPr>
        <w:t>]</w:t>
      </w:r>
      <w:r w:rsidR="008A4A3A">
        <w:fldChar w:fldCharType="end"/>
      </w:r>
      <w:r w:rsidR="00A26265">
        <w:t xml:space="preserve">, we see that they list </w:t>
      </w:r>
      <w:r w:rsidR="006D5E89">
        <w:t>“</w:t>
      </w:r>
      <w:r w:rsidR="00A26265">
        <w:t>decomposition,</w:t>
      </w:r>
      <w:r w:rsidR="006D5E89">
        <w:t>”</w:t>
      </w:r>
      <w:r w:rsidR="00A26265">
        <w:t xml:space="preserve"> </w:t>
      </w:r>
      <w:r w:rsidR="006D5E89">
        <w:t>“</w:t>
      </w:r>
      <w:r w:rsidR="00A26265">
        <w:t>pattern recognition,</w:t>
      </w:r>
      <w:r w:rsidR="006D5E89">
        <w:t>”</w:t>
      </w:r>
      <w:r w:rsidR="00A26265">
        <w:t xml:space="preserve"> </w:t>
      </w:r>
      <w:r w:rsidR="006D5E89">
        <w:t>“</w:t>
      </w:r>
      <w:r w:rsidR="00A26265">
        <w:t>pattern generalization and abstraction,</w:t>
      </w:r>
      <w:r w:rsidR="006D5E89">
        <w:t>”</w:t>
      </w:r>
      <w:r w:rsidR="00A26265">
        <w:t xml:space="preserve"> and </w:t>
      </w:r>
      <w:r w:rsidR="006D5E89">
        <w:t>“</w:t>
      </w:r>
      <w:r w:rsidR="00A26265">
        <w:t>algorithm design</w:t>
      </w:r>
      <w:r w:rsidR="006D5E89">
        <w:t>”</w:t>
      </w:r>
      <w:r w:rsidR="00A26265">
        <w:t xml:space="preserve"> as specific techniques that are examples of CT.  All of these techniques can be </w:t>
      </w:r>
      <w:r w:rsidR="00B2651F">
        <w:t>introduced</w:t>
      </w:r>
      <w:r w:rsidR="00A26265">
        <w:t xml:space="preserve"> </w:t>
      </w:r>
      <w:r w:rsidR="00B2651F">
        <w:t>us</w:t>
      </w:r>
      <w:r w:rsidR="00A26265">
        <w:t xml:space="preserve">ing musical flowcharts. </w:t>
      </w:r>
    </w:p>
    <w:p w14:paraId="6FEEF5A0" w14:textId="77777777" w:rsidR="0007560A" w:rsidRDefault="00C006BA" w:rsidP="0007560A">
      <w:pPr>
        <w:pStyle w:val="DoubleSpaced"/>
      </w:pPr>
      <w:r>
        <w:t>While t</w:t>
      </w:r>
      <w:r w:rsidR="00085A15">
        <w:t xml:space="preserve">hese </w:t>
      </w:r>
      <w:r w:rsidR="0007560A">
        <w:t>concepts may seem simple</w:t>
      </w:r>
      <w:r w:rsidR="00085A15">
        <w:t xml:space="preserve"> to those of us who have already grasped them</w:t>
      </w:r>
      <w:r w:rsidR="0007560A">
        <w:t>, to some students they are anything but.  The real killer is try</w:t>
      </w:r>
      <w:r w:rsidR="00B856AC">
        <w:t>ing to teach the meaning of</w:t>
      </w:r>
      <w:r w:rsidR="00C60B1B" w:rsidRPr="00C60B1B">
        <w:t xml:space="preserve"> </w:t>
      </w:r>
      <w:r w:rsidR="00C60B1B">
        <w:t>incrementing to non-programmers, especially</w:t>
      </w:r>
      <w:r w:rsidR="00791920">
        <w:t xml:space="preserve"> using</w:t>
      </w:r>
      <w:r w:rsidR="00C60B1B">
        <w:t xml:space="preserve"> a statement such as</w:t>
      </w:r>
      <w:r w:rsidR="004F04A9">
        <w:t>:</w:t>
      </w:r>
    </w:p>
    <w:p w14:paraId="3D51F6FB" w14:textId="77777777" w:rsidR="00346E79" w:rsidRPr="00346E79" w:rsidRDefault="00B856AC" w:rsidP="00346E79">
      <w:pPr>
        <w:pStyle w:val="DoubleSpaced"/>
        <w:rPr>
          <w:rFonts w:ascii="Verdana" w:hAnsi="Verdana" w:cs="Arial"/>
          <w:sz w:val="20"/>
        </w:rPr>
      </w:pPr>
      <w:proofErr w:type="gramStart"/>
      <w:r w:rsidRPr="00006CD5">
        <w:rPr>
          <w:rFonts w:ascii="Verdana" w:hAnsi="Verdana" w:cs="Arial"/>
          <w:sz w:val="20"/>
        </w:rPr>
        <w:t>counter</w:t>
      </w:r>
      <w:proofErr w:type="gramEnd"/>
      <w:r w:rsidRPr="00006CD5">
        <w:rPr>
          <w:rFonts w:ascii="Verdana" w:hAnsi="Verdana" w:cs="Arial"/>
          <w:sz w:val="20"/>
        </w:rPr>
        <w:t xml:space="preserve"> = counter + 1</w:t>
      </w:r>
    </w:p>
    <w:p w14:paraId="0C7CDEC4" w14:textId="77777777" w:rsidR="00346E79" w:rsidRDefault="005738EB" w:rsidP="00B856AC">
      <w:pPr>
        <w:pStyle w:val="DoubleSpacedFlushLeft"/>
      </w:pPr>
      <w:r>
        <w:lastRenderedPageBreak/>
        <w:t>That</w:t>
      </w:r>
      <w:r w:rsidR="006D5E89">
        <w:t>’</w:t>
      </w:r>
      <w:r>
        <w:t>s probably the most commonly used statement in all of programming, yet it can be a real hurdle for non-science majors to get over.</w:t>
      </w:r>
      <w:r w:rsidR="00DE2491">
        <w:t xml:space="preserve">  </w:t>
      </w:r>
      <w:r w:rsidR="00346E79">
        <w:t>Even the seemingly obvious Scratch version of this statement can throw them:</w:t>
      </w:r>
    </w:p>
    <w:p w14:paraId="2D7AC80A" w14:textId="77777777" w:rsidR="00346E79" w:rsidRDefault="00DC44D5" w:rsidP="00346E79">
      <w:pPr>
        <w:pStyle w:val="DoubleSpaced"/>
      </w:pPr>
      <w:r>
        <w:rPr>
          <w:noProof/>
        </w:rPr>
        <w:drawing>
          <wp:inline distT="0" distB="0" distL="0" distR="0" wp14:anchorId="765AA911" wp14:editId="0F14F20E">
            <wp:extent cx="1419225" cy="238125"/>
            <wp:effectExtent l="19050" t="0" r="9525" b="0"/>
            <wp:docPr id="12" name="Picture 11" descr="ScratchBlock-Variables-Chan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atchBlock-Variables-Change.gif"/>
                    <pic:cNvPicPr/>
                  </pic:nvPicPr>
                  <pic:blipFill>
                    <a:blip r:embed="rId12" cstate="print"/>
                    <a:stretch>
                      <a:fillRect/>
                    </a:stretch>
                  </pic:blipFill>
                  <pic:spPr>
                    <a:xfrm>
                      <a:off x="0" y="0"/>
                      <a:ext cx="1419225" cy="238125"/>
                    </a:xfrm>
                    <a:prstGeom prst="rect">
                      <a:avLst/>
                    </a:prstGeom>
                  </pic:spPr>
                </pic:pic>
              </a:graphicData>
            </a:graphic>
          </wp:inline>
        </w:drawing>
      </w:r>
    </w:p>
    <w:p w14:paraId="5A59025F" w14:textId="77777777" w:rsidR="00B856AC" w:rsidRPr="00BB2E70" w:rsidRDefault="00DE2491" w:rsidP="00B856AC">
      <w:pPr>
        <w:pStyle w:val="DoubleSpacedFlushLeft"/>
        <w:rPr>
          <w:i/>
        </w:rPr>
      </w:pPr>
      <w:r>
        <w:t>A musical flowchart can give them the conceptual boost they need to clear that hurdle</w:t>
      </w:r>
      <w:r w:rsidR="001A1A18">
        <w:t>.</w:t>
      </w:r>
      <w:r w:rsidR="00EF5EF1">
        <w:t xml:space="preserve"> </w:t>
      </w:r>
    </w:p>
    <w:p w14:paraId="23BCCF14" w14:textId="77777777" w:rsidR="00DC44D5" w:rsidRDefault="00DC44D5" w:rsidP="006E682B">
      <w:pPr>
        <w:pStyle w:val="DoubleSpaced"/>
      </w:pPr>
      <w:r>
        <w:t>For example, most students can follow Harrell</w:t>
      </w:r>
      <w:r w:rsidR="006D5E89">
        <w:t>’</w:t>
      </w:r>
      <w:r>
        <w:t xml:space="preserve">s flowchart intuitively without needing a lengthy explanation.  But when we talk about </w:t>
      </w:r>
      <w:r w:rsidR="00164230">
        <w:t xml:space="preserve">writing a </w:t>
      </w:r>
      <w:r>
        <w:t xml:space="preserve">program to </w:t>
      </w:r>
      <w:r w:rsidR="007C2C51">
        <w:t>actually play the song</w:t>
      </w:r>
      <w:r>
        <w:t xml:space="preserve">, things quickly get complicated.  To </w:t>
      </w:r>
      <w:r w:rsidR="00D81F4D">
        <w:t>connect the song flowchart to a computer algorithm and take the next step in computational thinking</w:t>
      </w:r>
      <w:r>
        <w:t xml:space="preserve">, </w:t>
      </w:r>
      <w:r w:rsidR="00D81F4D">
        <w:t xml:space="preserve">we introduce the concept of </w:t>
      </w:r>
      <w:r w:rsidR="00164230">
        <w:t xml:space="preserve">a </w:t>
      </w:r>
      <w:r>
        <w:t>counter</w:t>
      </w:r>
      <w:r w:rsidR="00164230">
        <w:t xml:space="preserve"> </w:t>
      </w:r>
      <w:r>
        <w:t xml:space="preserve">for the </w:t>
      </w:r>
      <w:r w:rsidR="00CC356A">
        <w:t>path</w:t>
      </w:r>
      <w:r>
        <w:t xml:space="preserve"> </w:t>
      </w:r>
      <w:r w:rsidR="00EE243D">
        <w:t xml:space="preserve">(arrow line) </w:t>
      </w:r>
      <w:r>
        <w:t xml:space="preserve">to </w:t>
      </w:r>
      <w:r w:rsidR="00CC356A">
        <w:t>follow</w:t>
      </w:r>
      <w:r>
        <w:t xml:space="preserve">.  The logic </w:t>
      </w:r>
      <w:r w:rsidR="00D81F4D">
        <w:t xml:space="preserve">then </w:t>
      </w:r>
      <w:r>
        <w:t>works like this:</w:t>
      </w:r>
    </w:p>
    <w:p w14:paraId="1D610091" w14:textId="77777777" w:rsidR="00DC44D5" w:rsidRDefault="00DC44D5" w:rsidP="00DC44D5">
      <w:pPr>
        <w:pStyle w:val="DoubleSpaced"/>
        <w:numPr>
          <w:ilvl w:val="0"/>
          <w:numId w:val="17"/>
        </w:numPr>
        <w:ind w:left="720"/>
      </w:pPr>
      <w:r>
        <w:t xml:space="preserve">initialize </w:t>
      </w:r>
      <w:r w:rsidR="00CC356A">
        <w:t xml:space="preserve">(set) </w:t>
      </w:r>
      <w:r>
        <w:t xml:space="preserve">the </w:t>
      </w:r>
      <w:r w:rsidR="00CC356A">
        <w:t>path</w:t>
      </w:r>
      <w:r>
        <w:t xml:space="preserve"> counter to </w:t>
      </w:r>
      <w:r w:rsidR="00CC356A">
        <w:t>0</w:t>
      </w:r>
    </w:p>
    <w:p w14:paraId="2D5F8D66" w14:textId="77777777" w:rsidR="00164230" w:rsidRDefault="00DC44D5" w:rsidP="00DC44D5">
      <w:pPr>
        <w:pStyle w:val="DoubleSpaced"/>
        <w:numPr>
          <w:ilvl w:val="0"/>
          <w:numId w:val="17"/>
        </w:numPr>
        <w:ind w:left="720"/>
      </w:pPr>
      <w:r>
        <w:t xml:space="preserve">play the chunk </w:t>
      </w:r>
      <w:r w:rsidR="00164230">
        <w:t>that follows the current value of the path counter</w:t>
      </w:r>
    </w:p>
    <w:p w14:paraId="45C049E9" w14:textId="77777777" w:rsidR="00164230" w:rsidRDefault="00164230" w:rsidP="00DC44D5">
      <w:pPr>
        <w:pStyle w:val="DoubleSpaced"/>
        <w:numPr>
          <w:ilvl w:val="0"/>
          <w:numId w:val="17"/>
        </w:numPr>
        <w:ind w:left="720"/>
      </w:pPr>
      <w:r>
        <w:t xml:space="preserve">increment </w:t>
      </w:r>
      <w:r w:rsidR="004E427E">
        <w:t xml:space="preserve">(add 1 to) </w:t>
      </w:r>
      <w:r>
        <w:t>the path counter</w:t>
      </w:r>
    </w:p>
    <w:p w14:paraId="7CE050E6" w14:textId="77777777" w:rsidR="00DC44D5" w:rsidRDefault="00164230" w:rsidP="00DC44D5">
      <w:pPr>
        <w:pStyle w:val="DoubleSpaced"/>
        <w:numPr>
          <w:ilvl w:val="0"/>
          <w:numId w:val="17"/>
        </w:numPr>
        <w:ind w:left="720"/>
      </w:pPr>
      <w:r>
        <w:t xml:space="preserve">follow </w:t>
      </w:r>
      <w:r w:rsidRPr="00B90C34">
        <w:rPr>
          <w:i/>
        </w:rPr>
        <w:t xml:space="preserve">as </w:t>
      </w:r>
      <w:r w:rsidR="00B90C34" w:rsidRPr="00B90C34">
        <w:rPr>
          <w:i/>
        </w:rPr>
        <w:t>few</w:t>
      </w:r>
      <w:r w:rsidRPr="00B90C34">
        <w:rPr>
          <w:i/>
        </w:rPr>
        <w:t xml:space="preserve"> paths as </w:t>
      </w:r>
      <w:r w:rsidR="00B90C34" w:rsidRPr="00B90C34">
        <w:rPr>
          <w:i/>
        </w:rPr>
        <w:t>possible</w:t>
      </w:r>
      <w:r w:rsidR="004E427E">
        <w:t xml:space="preserve"> to</w:t>
      </w:r>
      <w:r>
        <w:t xml:space="preserve"> get to the path </w:t>
      </w:r>
      <w:r w:rsidR="00184BF4">
        <w:t xml:space="preserve">now in the </w:t>
      </w:r>
      <w:r w:rsidR="00D81F4D">
        <w:t>path counter, re</w:t>
      </w:r>
      <w:r w:rsidR="00351872">
        <w:t>play</w:t>
      </w:r>
      <w:r w:rsidR="00D81F4D">
        <w:t xml:space="preserve">ing chunks </w:t>
      </w:r>
      <w:r w:rsidR="00184BF4">
        <w:t xml:space="preserve">previously </w:t>
      </w:r>
      <w:r w:rsidR="00351872">
        <w:t>play</w:t>
      </w:r>
      <w:r w:rsidR="001757DA">
        <w:t xml:space="preserve">ed </w:t>
      </w:r>
      <w:r w:rsidR="00351872">
        <w:t>along those paths</w:t>
      </w:r>
    </w:p>
    <w:p w14:paraId="448C7EEA" w14:textId="77777777" w:rsidR="001757DA" w:rsidRDefault="001757DA" w:rsidP="00DC44D5">
      <w:pPr>
        <w:pStyle w:val="DoubleSpaced"/>
        <w:numPr>
          <w:ilvl w:val="0"/>
          <w:numId w:val="17"/>
        </w:numPr>
        <w:ind w:left="720"/>
      </w:pPr>
      <w:r>
        <w:t>go back to step 2</w:t>
      </w:r>
    </w:p>
    <w:p w14:paraId="5CEDBE7B" w14:textId="77777777" w:rsidR="00693CFD" w:rsidRDefault="00EB3D20" w:rsidP="006E682B">
      <w:pPr>
        <w:pStyle w:val="DoubleSpaced"/>
      </w:pPr>
      <w:r>
        <w:t xml:space="preserve">There </w:t>
      </w:r>
      <w:r w:rsidR="00A517F8">
        <w:t>are</w:t>
      </w:r>
      <w:r w:rsidR="00B1004C">
        <w:t>, of course,</w:t>
      </w:r>
      <w:r w:rsidR="00A517F8">
        <w:t xml:space="preserve"> no right and wrong ways to </w:t>
      </w:r>
      <w:r w:rsidR="00C46A73">
        <w:t>create musical flowcharts</w:t>
      </w:r>
      <w:r w:rsidR="00A517F8">
        <w:t xml:space="preserve">.  Getting it </w:t>
      </w:r>
      <w:r w:rsidR="006D5E89">
        <w:t>“</w:t>
      </w:r>
      <w:r w:rsidR="00A517F8">
        <w:t>right</w:t>
      </w:r>
      <w:r w:rsidR="006D5E89">
        <w:t>”</w:t>
      </w:r>
      <w:r w:rsidR="00A517F8">
        <w:t xml:space="preserve"> is not the point</w:t>
      </w:r>
      <w:r w:rsidR="001F59DE">
        <w:t xml:space="preserve">.  Rather, </w:t>
      </w:r>
      <w:r w:rsidR="00F10887">
        <w:t xml:space="preserve">the point is to get students to </w:t>
      </w:r>
      <w:r w:rsidR="001F59DE">
        <w:t xml:space="preserve">look at </w:t>
      </w:r>
      <w:r w:rsidR="006D2B11">
        <w:t xml:space="preserve">their world </w:t>
      </w:r>
      <w:r w:rsidR="001F59DE">
        <w:t>in a new way</w:t>
      </w:r>
      <w:r w:rsidR="00F10887">
        <w:t xml:space="preserve"> and</w:t>
      </w:r>
      <w:r w:rsidR="00813FD3">
        <w:t xml:space="preserve">, through </w:t>
      </w:r>
      <w:r w:rsidR="006D2B11">
        <w:t>music</w:t>
      </w:r>
      <w:r w:rsidR="00813FD3">
        <w:t>, to begin to</w:t>
      </w:r>
      <w:r w:rsidR="00F10887">
        <w:t xml:space="preserve"> think analytically</w:t>
      </w:r>
      <w:r w:rsidR="00813FD3">
        <w:t xml:space="preserve"> and algorithmically</w:t>
      </w:r>
      <w:r w:rsidR="00F10887">
        <w:t xml:space="preserve">.  </w:t>
      </w:r>
      <w:r w:rsidR="00BE6923">
        <w:t xml:space="preserve">These aspects of CT </w:t>
      </w:r>
      <w:r w:rsidR="002F247C">
        <w:t>are</w:t>
      </w:r>
      <w:r w:rsidR="00BE6923">
        <w:t xml:space="preserve"> applicable in music as well as in computing, for if one understands a song</w:t>
      </w:r>
      <w:r w:rsidR="006D5E89">
        <w:t>’</w:t>
      </w:r>
      <w:r w:rsidR="00BE6923">
        <w:t xml:space="preserve">s structure, it is easier to perform </w:t>
      </w:r>
      <w:r w:rsidR="00693CFD">
        <w:t xml:space="preserve">it </w:t>
      </w:r>
      <w:r w:rsidR="00BE6923">
        <w:t xml:space="preserve">with </w:t>
      </w:r>
      <w:r w:rsidR="00693CFD">
        <w:t xml:space="preserve">appropriate dynamics, </w:t>
      </w:r>
      <w:r w:rsidR="00BE6923">
        <w:lastRenderedPageBreak/>
        <w:t>expression</w:t>
      </w:r>
      <w:r w:rsidR="00693CFD">
        <w:t>,</w:t>
      </w:r>
      <w:r w:rsidR="00BE6923">
        <w:t xml:space="preserve"> and emotion, or to interpret </w:t>
      </w:r>
      <w:r w:rsidR="00693CFD">
        <w:t xml:space="preserve">it </w:t>
      </w:r>
      <w:r w:rsidR="00BE6923">
        <w:t>in one</w:t>
      </w:r>
      <w:r w:rsidR="006D5E89">
        <w:t>’</w:t>
      </w:r>
      <w:r w:rsidR="00BE6923">
        <w:t>s own way through variation or improvisation.</w:t>
      </w:r>
    </w:p>
    <w:p w14:paraId="27B16EF8" w14:textId="77777777" w:rsidR="000349A9" w:rsidRDefault="007B319B" w:rsidP="006E682B">
      <w:pPr>
        <w:pStyle w:val="DoubleSpaced"/>
      </w:pPr>
      <w:r>
        <w:t xml:space="preserve">Added </w:t>
      </w:r>
      <w:r w:rsidR="00F10887">
        <w:t xml:space="preserve">bonus </w:t>
      </w:r>
      <w:r>
        <w:t xml:space="preserve">#1 </w:t>
      </w:r>
      <w:r w:rsidR="00F10887">
        <w:t xml:space="preserve">is that students start to see that </w:t>
      </w:r>
      <w:r>
        <w:t>music</w:t>
      </w:r>
      <w:r w:rsidR="00F10887">
        <w:t xml:space="preserve"> can be represented in something other than </w:t>
      </w:r>
      <w:r>
        <w:t xml:space="preserve">its </w:t>
      </w:r>
      <w:r w:rsidR="00F10887">
        <w:t xml:space="preserve">standard </w:t>
      </w:r>
      <w:r>
        <w:t>form</w:t>
      </w:r>
      <w:r w:rsidR="00F10887">
        <w:t xml:space="preserve">, which pays benefits in other </w:t>
      </w:r>
      <w:r w:rsidR="0098241E">
        <w:t xml:space="preserve">interdisciplinary activities </w:t>
      </w:r>
      <w:r w:rsidR="000F6EE1">
        <w:t xml:space="preserve">that we </w:t>
      </w:r>
      <w:r w:rsidR="00F10887">
        <w:t xml:space="preserve">discuss in </w:t>
      </w:r>
      <w:r w:rsidR="00C405D2">
        <w:t>later</w:t>
      </w:r>
      <w:r w:rsidR="00F10887">
        <w:t xml:space="preserve"> chapters. </w:t>
      </w:r>
      <w:r w:rsidR="00EB3D20">
        <w:t xml:space="preserve"> </w:t>
      </w:r>
      <w:r w:rsidR="000349A9">
        <w:t xml:space="preserve">One student commented on the benefit of this </w:t>
      </w:r>
      <w:r w:rsidR="006D5E89">
        <w:t>“</w:t>
      </w:r>
      <w:r w:rsidR="000349A9">
        <w:t>new</w:t>
      </w:r>
      <w:r w:rsidR="006D5E89">
        <w:t>”</w:t>
      </w:r>
      <w:r w:rsidR="000349A9">
        <w:t xml:space="preserve"> way of representing music </w:t>
      </w:r>
      <w:r w:rsidR="006D5E89">
        <w:t xml:space="preserve">as </w:t>
      </w:r>
      <w:r w:rsidR="000349A9">
        <w:t>follow</w:t>
      </w:r>
      <w:r w:rsidR="006D5E89">
        <w:t>s.</w:t>
      </w:r>
    </w:p>
    <w:p w14:paraId="5CFAE45A" w14:textId="77777777" w:rsidR="000349A9" w:rsidRDefault="001C480C" w:rsidP="006D5E89">
      <w:pPr>
        <w:pStyle w:val="Quote"/>
      </w:pPr>
      <w:r w:rsidRPr="001C480C">
        <w:t xml:space="preserve">The first song that came to my mind was </w:t>
      </w:r>
      <w:r w:rsidR="006D5E89">
        <w:t>“</w:t>
      </w:r>
      <w:r w:rsidRPr="001C480C">
        <w:t>Stairway to Heaven</w:t>
      </w:r>
      <w:r w:rsidR="006D5E89">
        <w:t>”</w:t>
      </w:r>
      <w:r w:rsidRPr="001C480C">
        <w:t xml:space="preserve"> by Led Zeppelin. </w:t>
      </w:r>
      <w:r w:rsidR="006D5E89">
        <w:t xml:space="preserve"> </w:t>
      </w:r>
      <w:r w:rsidRPr="001C480C">
        <w:t>This song is notorious in the musical world (partic</w:t>
      </w:r>
      <w:r w:rsidR="007A4E6C">
        <w:softHyphen/>
      </w:r>
      <w:r w:rsidRPr="001C480C">
        <w:t xml:space="preserve">ularly to guitarists) for having phrases that cycle and then change. </w:t>
      </w:r>
      <w:r w:rsidR="006D5E89">
        <w:t xml:space="preserve"> </w:t>
      </w:r>
      <w:r w:rsidRPr="001C480C">
        <w:t>This makes for an ideal candidate for a flowchart</w:t>
      </w:r>
      <w:r w:rsidR="006D5E89">
        <w:t xml:space="preserve"> </w:t>
      </w:r>
      <w:r w:rsidRPr="001C480C">
        <w:t>...</w:t>
      </w:r>
      <w:r w:rsidR="006D5E89">
        <w:t xml:space="preserve"> </w:t>
      </w:r>
      <w:r w:rsidRPr="001C480C">
        <w:t xml:space="preserve">As I never would have thought, this project allowed me to become even more fascinated with this legendary song. </w:t>
      </w:r>
      <w:r w:rsidR="006D5E89">
        <w:t xml:space="preserve"> </w:t>
      </w:r>
      <w:r w:rsidRPr="001C480C">
        <w:t>Mapping a song</w:t>
      </w:r>
      <w:r w:rsidR="006D5E89">
        <w:t>’</w:t>
      </w:r>
      <w:r w:rsidRPr="001C480C">
        <w:t>s progression not only lets you visualize the sequence of events, but forces you to truly listen to what</w:t>
      </w:r>
      <w:r w:rsidR="006D5E89">
        <w:t>’</w:t>
      </w:r>
      <w:r w:rsidRPr="001C480C">
        <w:t xml:space="preserve">s happening. </w:t>
      </w:r>
      <w:r w:rsidR="006D5E89">
        <w:t xml:space="preserve"> </w:t>
      </w:r>
      <w:r w:rsidRPr="001C480C">
        <w:t>I</w:t>
      </w:r>
      <w:r w:rsidR="006D5E89">
        <w:t>’</w:t>
      </w:r>
      <w:r w:rsidRPr="001C480C">
        <w:t>m glad this was our song of choice because I had to replay this song at least ten times before the final chart was completed.  And that was fine by me!</w:t>
      </w:r>
    </w:p>
    <w:p w14:paraId="20173CBF" w14:textId="77777777" w:rsidR="00A517F8" w:rsidRDefault="007B319B" w:rsidP="006E682B">
      <w:pPr>
        <w:pStyle w:val="DoubleSpaced"/>
      </w:pPr>
      <w:r>
        <w:t xml:space="preserve">Added bonus #2 is that students work with music of their own choice, thereby maintaining interest.  Added bonus #3 is that </w:t>
      </w:r>
      <w:r w:rsidR="007B604E">
        <w:t xml:space="preserve">the </w:t>
      </w:r>
      <w:r w:rsidR="00714F4A">
        <w:t xml:space="preserve">chunks </w:t>
      </w:r>
      <w:r w:rsidR="007B604E">
        <w:t>result</w:t>
      </w:r>
      <w:r w:rsidR="00714F4A">
        <w:t>ing from</w:t>
      </w:r>
      <w:r w:rsidR="007B604E">
        <w:t xml:space="preserve"> this work</w:t>
      </w:r>
      <w:r w:rsidR="00714F4A">
        <w:t xml:space="preserve"> fit perfectly </w:t>
      </w:r>
      <w:r w:rsidR="007B604E">
        <w:t>in</w:t>
      </w:r>
      <w:r w:rsidR="00714F4A">
        <w:t>to</w:t>
      </w:r>
      <w:r w:rsidR="007B604E">
        <w:t xml:space="preserve"> future</w:t>
      </w:r>
      <w:r w:rsidR="00CD7AA8">
        <w:t xml:space="preserve"> activities and assignments where</w:t>
      </w:r>
      <w:r w:rsidR="007B604E">
        <w:t xml:space="preserve"> we ask students to create </w:t>
      </w:r>
      <w:r w:rsidR="005257C5">
        <w:t xml:space="preserve">new compositions from pieces of existing </w:t>
      </w:r>
      <w:r w:rsidR="007B604E">
        <w:t>songs.</w:t>
      </w:r>
      <w:r w:rsidR="000349A9">
        <w:t xml:space="preserve">  This last bonus is underscored by </w:t>
      </w:r>
      <w:r w:rsidR="00C312A5">
        <w:t>a</w:t>
      </w:r>
      <w:r w:rsidR="000349A9">
        <w:t xml:space="preserve"> comment </w:t>
      </w:r>
      <w:r w:rsidR="00C312A5">
        <w:t xml:space="preserve">from </w:t>
      </w:r>
      <w:r w:rsidR="000349A9">
        <w:t xml:space="preserve">one of </w:t>
      </w:r>
      <w:r w:rsidR="00C312A5">
        <w:t xml:space="preserve">the </w:t>
      </w:r>
      <w:r w:rsidR="000349A9">
        <w:t>CS students in the class</w:t>
      </w:r>
      <w:r w:rsidR="00C312A5">
        <w:t>:</w:t>
      </w:r>
    </w:p>
    <w:p w14:paraId="36821C04" w14:textId="77777777" w:rsidR="000349A9" w:rsidRPr="00C20999" w:rsidRDefault="000349A9" w:rsidP="00C312A5">
      <w:pPr>
        <w:pStyle w:val="Quote"/>
        <w:rPr>
          <w:b/>
        </w:rPr>
      </w:pPr>
      <w:r w:rsidRPr="006E2B10">
        <w:t xml:space="preserve">As a computer science major, I was able to view the flowchart as a </w:t>
      </w:r>
      <w:r w:rsidR="006D5E89">
        <w:t>“</w:t>
      </w:r>
      <w:r w:rsidRPr="006E2B10">
        <w:t>computer program</w:t>
      </w:r>
      <w:r w:rsidR="006D5E89">
        <w:t>”</w:t>
      </w:r>
      <w:r w:rsidRPr="006E2B10">
        <w:t xml:space="preserve"> as well.</w:t>
      </w:r>
      <w:r w:rsidR="00DE2652">
        <w:t xml:space="preserve"> </w:t>
      </w:r>
      <w:r w:rsidRPr="006E2B10">
        <w:t xml:space="preserve"> I was able to find various programming constructs such as looping and conditionals within the flowchart. </w:t>
      </w:r>
      <w:r w:rsidR="00DE2652">
        <w:t xml:space="preserve"> </w:t>
      </w:r>
      <w:r w:rsidRPr="006E2B10">
        <w:t>This has helped out quite a bit with this assignment because I was able to use the chart to splice up my song</w:t>
      </w:r>
      <w:r w:rsidR="00DE2652">
        <w:t xml:space="preserve">.  ...  </w:t>
      </w:r>
      <w:r w:rsidR="00C20999" w:rsidRPr="00C20999">
        <w:t xml:space="preserve"> </w:t>
      </w:r>
      <w:r w:rsidR="00C20999" w:rsidRPr="00727DC2">
        <w:t xml:space="preserve">Through this assignment, I learned to view musical structure in terms of programming. </w:t>
      </w:r>
      <w:r w:rsidR="00DE2652">
        <w:t xml:space="preserve"> </w:t>
      </w:r>
      <w:r w:rsidR="00C20999" w:rsidRPr="00727DC2">
        <w:t xml:space="preserve">A lot of the concepts in our flowchart could easily be modeled via programming constructs such as loops and conditionals. </w:t>
      </w:r>
      <w:r w:rsidR="00DE2652">
        <w:t xml:space="preserve"> </w:t>
      </w:r>
      <w:r w:rsidR="00C20999" w:rsidRPr="00727DC2">
        <w:t xml:space="preserve">I learned that I could essentially </w:t>
      </w:r>
      <w:r w:rsidR="006D5E89">
        <w:t>“</w:t>
      </w:r>
      <w:r w:rsidR="00C20999" w:rsidRPr="00727DC2">
        <w:t>block out</w:t>
      </w:r>
      <w:r w:rsidR="006D5E89">
        <w:t>”</w:t>
      </w:r>
      <w:r w:rsidR="00C20999" w:rsidRPr="00727DC2">
        <w:t xml:space="preserve"> parts of the song into their own respective sections, then connect </w:t>
      </w:r>
      <w:r w:rsidR="00C20999" w:rsidRPr="00727DC2">
        <w:lastRenderedPageBreak/>
        <w:t xml:space="preserve">them via some kind of bridge. </w:t>
      </w:r>
      <w:r w:rsidR="00DE2652">
        <w:t xml:space="preserve"> </w:t>
      </w:r>
      <w:r w:rsidR="00C20999" w:rsidRPr="00727DC2">
        <w:t>This is just like executing different blocks of code based on a condition. </w:t>
      </w:r>
      <w:r w:rsidR="00DE2652">
        <w:t xml:space="preserve"> </w:t>
      </w:r>
      <w:r w:rsidR="00C20999" w:rsidRPr="00727DC2">
        <w:t>Having the flowchart made it much easier to see these internal structures, which will come in very handy when trying to unroll the song into Scratch code.</w:t>
      </w:r>
    </w:p>
    <w:p w14:paraId="7EB79BCD" w14:textId="77777777" w:rsidR="0060167F" w:rsidRDefault="008E1C31" w:rsidP="0075240F">
      <w:pPr>
        <w:pStyle w:val="DoubleSpaced"/>
      </w:pPr>
      <w:r>
        <w:t>When we grade this assignment</w:t>
      </w:r>
      <w:r w:rsidR="00D07E87">
        <w:t>,</w:t>
      </w:r>
      <w:r>
        <w:t xml:space="preserve"> we look, as always, for effort and creativity, but we also look specifically for elegance.  That is, we look for </w:t>
      </w:r>
      <w:r w:rsidR="000F7DA2">
        <w:t xml:space="preserve">flowcharts that are neat and clean and easy to follow, as well as those that have chunks that are truly indivisible </w:t>
      </w:r>
      <w:r w:rsidR="006D5E89">
        <w:t>“</w:t>
      </w:r>
      <w:r w:rsidR="000F7DA2">
        <w:t>atoms</w:t>
      </w:r>
      <w:r w:rsidR="006D5E89">
        <w:t>”</w:t>
      </w:r>
      <w:r w:rsidR="000F7DA2">
        <w:t xml:space="preserve"> of the song.  </w:t>
      </w:r>
      <w:r w:rsidR="0060167F">
        <w:t>We consider h</w:t>
      </w:r>
      <w:r w:rsidR="003310A0">
        <w:t xml:space="preserve">ow well students do at chunking the music to its most basic level, handle the song repetitions in a logical intuitive manner, understand the inherent structural hierarchy of the music, </w:t>
      </w:r>
      <w:r w:rsidR="0060167F">
        <w:t xml:space="preserve">and </w:t>
      </w:r>
      <w:r w:rsidR="003310A0">
        <w:t>represent the serial and parallel elements of the music</w:t>
      </w:r>
      <w:r w:rsidR="0060167F">
        <w:t>.</w:t>
      </w:r>
    </w:p>
    <w:p w14:paraId="38799ADF" w14:textId="64E0FFE1" w:rsidR="00A77310" w:rsidRDefault="00A77310" w:rsidP="00BA5FBE">
      <w:pPr>
        <w:pStyle w:val="DoubleSpaced"/>
        <w:spacing w:after="240"/>
      </w:pPr>
      <w:r>
        <w:t xml:space="preserve">The same characteristics define quality computer programs, the development of which we see as just as creative an endeavor as composing a piece of music.  </w:t>
      </w:r>
      <w:r w:rsidR="002528B8">
        <w:t xml:space="preserve">Thus, we believe that these exercises have real benefits for computer science majors as well as students in the non-sciences.  </w:t>
      </w:r>
      <w:r w:rsidR="00161A97">
        <w:t xml:space="preserve">When one gets beyond the restrictions of </w:t>
      </w:r>
      <w:r w:rsidR="00EE6BD9">
        <w:t xml:space="preserve">computer language </w:t>
      </w:r>
      <w:r w:rsidR="00161A97">
        <w:t xml:space="preserve">syntax and </w:t>
      </w:r>
      <w:r w:rsidR="00EE6BD9">
        <w:t xml:space="preserve">grammar, </w:t>
      </w:r>
      <w:r w:rsidR="002B4388">
        <w:t xml:space="preserve">programmers engage in </w:t>
      </w:r>
      <w:r w:rsidR="00EE6BD9">
        <w:t xml:space="preserve">a truly creative activity </w:t>
      </w:r>
      <w:r w:rsidR="002B4388">
        <w:t xml:space="preserve">in which they craft elegant solutions to interesting problems.  We see that as completely analogous to </w:t>
      </w:r>
      <w:r w:rsidR="001B3368">
        <w:t xml:space="preserve">what musicians do </w:t>
      </w:r>
      <w:r w:rsidR="00466739">
        <w:t xml:space="preserve">when they create </w:t>
      </w:r>
      <w:r w:rsidR="00BE2D54">
        <w:t xml:space="preserve">and perform </w:t>
      </w:r>
      <w:r w:rsidR="00466739">
        <w:t xml:space="preserve">music after </w:t>
      </w:r>
      <w:r w:rsidR="00AE2327">
        <w:t xml:space="preserve">mastering the building blocks of music and </w:t>
      </w:r>
      <w:r w:rsidR="001B3368">
        <w:t>the mechanics of their instrument</w:t>
      </w:r>
      <w:r w:rsidR="00044E16">
        <w:t>s</w:t>
      </w:r>
      <w:r w:rsidR="001B3368">
        <w:t>.</w:t>
      </w:r>
      <w:r w:rsidR="000F395A">
        <w:t xml:space="preserve"> </w:t>
      </w:r>
    </w:p>
    <w:p w14:paraId="2C37398D" w14:textId="77777777" w:rsidR="00B311ED" w:rsidRDefault="00B311ED" w:rsidP="00B311ED">
      <w:pPr>
        <w:pStyle w:val="Heading3"/>
      </w:pPr>
      <w:r>
        <w:t>Student Examples</w:t>
      </w:r>
    </w:p>
    <w:p w14:paraId="5DA79636" w14:textId="248B3E6E" w:rsidR="005257C5" w:rsidRDefault="00147585" w:rsidP="0075240F">
      <w:pPr>
        <w:pStyle w:val="DoubleSpaced"/>
        <w:spacing w:after="240"/>
      </w:pPr>
      <w:r>
        <w:t>Student Jenna Hoy created t</w:t>
      </w:r>
      <w:r w:rsidR="00C405D2">
        <w:t>he</w:t>
      </w:r>
      <w:r w:rsidR="005A5B2D">
        <w:t xml:space="preserve"> </w:t>
      </w:r>
      <w:r w:rsidR="00A3185B">
        <w:t>flowchart</w:t>
      </w:r>
      <w:r w:rsidR="00AE2327">
        <w:t xml:space="preserve"> </w:t>
      </w:r>
      <w:r w:rsidR="00C405D2">
        <w:t xml:space="preserve">in Figure </w:t>
      </w:r>
      <w:r w:rsidR="006C75F2" w:rsidRPr="006C75F2">
        <w:fldChar w:fldCharType="begin"/>
      </w:r>
      <w:r w:rsidR="006C75F2" w:rsidRPr="006C75F2">
        <w:instrText xml:space="preserve"> REF chapno \h </w:instrText>
      </w:r>
      <w:r w:rsidR="006C75F2" w:rsidRPr="006C75F2">
        <w:instrText xml:space="preserve"> \* MERGEFORMAT </w:instrText>
      </w:r>
      <w:r w:rsidR="006C75F2" w:rsidRPr="006C75F2">
        <w:fldChar w:fldCharType="separate"/>
      </w:r>
      <w:r w:rsidR="00ED0138">
        <w:t>1</w:t>
      </w:r>
      <w:r w:rsidR="006C75F2" w:rsidRPr="006C75F2">
        <w:fldChar w:fldCharType="end"/>
      </w:r>
      <w:r w:rsidR="00C405D2">
        <w:t>-</w:t>
      </w:r>
      <w:fldSimple w:instr=" seq figno ">
        <w:r w:rsidR="00ED0138">
          <w:rPr>
            <w:noProof/>
          </w:rPr>
          <w:t>4</w:t>
        </w:r>
      </w:fldSimple>
      <w:r w:rsidR="00C405D2">
        <w:t xml:space="preserve"> </w:t>
      </w:r>
      <w:r>
        <w:t>for</w:t>
      </w:r>
      <w:r w:rsidR="00C405D2">
        <w:t xml:space="preserve"> </w:t>
      </w:r>
      <w:r w:rsidR="00A3185B">
        <w:t>John Lennon</w:t>
      </w:r>
      <w:r w:rsidR="006D5E89">
        <w:t>’</w:t>
      </w:r>
      <w:r w:rsidR="00A3185B">
        <w:t xml:space="preserve">s </w:t>
      </w:r>
      <w:r w:rsidR="00A3185B">
        <w:rPr>
          <w:i/>
        </w:rPr>
        <w:t xml:space="preserve">All You Need Is Love </w:t>
      </w:r>
      <w:r w:rsidR="00A3185B">
        <w:t xml:space="preserve">as performed by the Beatles and released in the US on </w:t>
      </w:r>
      <w:r w:rsidR="00A3185B">
        <w:rPr>
          <w:i/>
        </w:rPr>
        <w:t>Magical Mystery Tour</w:t>
      </w:r>
      <w:r w:rsidR="00A3185B">
        <w:t>.</w:t>
      </w:r>
      <w:r w:rsidR="00DE7224">
        <w:t xml:space="preserve">  </w:t>
      </w:r>
      <w:r w:rsidR="00F154CB">
        <w:t xml:space="preserve">Jenna used simple boxes and lines, but added color to differentiate sections of the </w:t>
      </w:r>
      <w:r w:rsidR="00F154CB">
        <w:lastRenderedPageBreak/>
        <w:t>song and add interest.</w:t>
      </w:r>
      <w:r w:rsidR="00386B1D">
        <w:t xml:space="preserve">  We were delighted to see that she made the first </w:t>
      </w:r>
      <w:r w:rsidR="006D5E89">
        <w:t>“</w:t>
      </w:r>
      <w:r w:rsidR="00386B1D">
        <w:t>Love</w:t>
      </w:r>
      <w:r w:rsidR="006D5E89">
        <w:t>”</w:t>
      </w:r>
      <w:r w:rsidR="00386B1D">
        <w:t xml:space="preserve"> block a heart rather than just a simple block.</w:t>
      </w:r>
      <w:r w:rsidR="00D81D81">
        <w:t xml:space="preserve">  The rendering isn</w:t>
      </w:r>
      <w:r w:rsidR="006D5E89">
        <w:t>’</w:t>
      </w:r>
      <w:r w:rsidR="00D81D81">
        <w:t xml:space="preserve">t perfect, but it clearly shows </w:t>
      </w:r>
      <w:r w:rsidR="00F96783">
        <w:t xml:space="preserve">an understanding of the song elements and </w:t>
      </w:r>
      <w:r w:rsidR="00DB3555">
        <w:t>how</w:t>
      </w:r>
      <w:r w:rsidR="00F96783">
        <w:t xml:space="preserve"> they fit together.</w:t>
      </w:r>
    </w:p>
    <w:p w14:paraId="013A741B" w14:textId="77777777" w:rsidR="00DE7224" w:rsidRDefault="002616A9" w:rsidP="00BF7C57">
      <w:pPr>
        <w:pStyle w:val="SingleSpaced"/>
        <w:tabs>
          <w:tab w:val="clear" w:pos="8640"/>
        </w:tabs>
        <w:spacing w:after="120"/>
        <w:ind w:left="-360" w:right="-360"/>
        <w:jc w:val="center"/>
      </w:pPr>
      <w:r>
        <w:rPr>
          <w:noProof/>
        </w:rPr>
        <w:drawing>
          <wp:inline distT="0" distB="0" distL="0" distR="0" wp14:anchorId="3196C6BF" wp14:editId="1532E2D1">
            <wp:extent cx="5724435" cy="5852160"/>
            <wp:effectExtent l="19050" t="19050" r="10160" b="15240"/>
            <wp:docPr id="4" name="Picture 4" descr="jhoy-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hoy-v4"/>
                    <pic:cNvPicPr>
                      <a:picLocks noChangeAspect="1" noChangeArrowheads="1"/>
                    </pic:cNvPicPr>
                  </pic:nvPicPr>
                  <pic:blipFill>
                    <a:blip r:embed="rId13" cstate="print"/>
                    <a:srcRect l="-2849" t="-2773" r="-2849" b="-2773"/>
                    <a:stretch>
                      <a:fillRect/>
                    </a:stretch>
                  </pic:blipFill>
                  <pic:spPr bwMode="auto">
                    <a:xfrm>
                      <a:off x="0" y="0"/>
                      <a:ext cx="5724435" cy="5852160"/>
                    </a:xfrm>
                    <a:prstGeom prst="rect">
                      <a:avLst/>
                    </a:prstGeom>
                    <a:noFill/>
                    <a:ln w="19050" cmpd="sng">
                      <a:solidFill>
                        <a:srgbClr val="000000"/>
                      </a:solidFill>
                      <a:miter lim="800000"/>
                      <a:headEnd/>
                      <a:tailEnd/>
                    </a:ln>
                    <a:effectLst/>
                  </pic:spPr>
                </pic:pic>
              </a:graphicData>
            </a:graphic>
          </wp:inline>
        </w:drawing>
      </w:r>
    </w:p>
    <w:p w14:paraId="3A84E528" w14:textId="0DEA4BE6" w:rsidR="00144269" w:rsidRDefault="007E2A48" w:rsidP="00147585">
      <w:pPr>
        <w:pStyle w:val="SingleSpaced"/>
        <w:spacing w:after="480"/>
        <w:jc w:val="center"/>
      </w:pPr>
      <w:r w:rsidRPr="002C164B">
        <w:rPr>
          <w:i/>
        </w:rPr>
        <w:t xml:space="preserve">Figure </w:t>
      </w:r>
      <w:r w:rsidR="006C75F2" w:rsidRPr="006C75F2">
        <w:rPr>
          <w:i/>
        </w:rPr>
        <w:fldChar w:fldCharType="begin"/>
      </w:r>
      <w:r w:rsidR="006C75F2" w:rsidRPr="006C75F2">
        <w:rPr>
          <w:i/>
        </w:rPr>
        <w:instrText xml:space="preserve"> REF chapno \h </w:instrText>
      </w:r>
      <w:r w:rsidR="006C75F2" w:rsidRPr="006C75F2">
        <w:rPr>
          <w:i/>
        </w:rPr>
      </w:r>
      <w:r w:rsidR="006C75F2" w:rsidRPr="006C75F2">
        <w:rPr>
          <w:i/>
        </w:rPr>
        <w:instrText xml:space="preserve"> \* MERGEFORMAT </w:instrText>
      </w:r>
      <w:r w:rsidR="006C75F2" w:rsidRPr="006C75F2">
        <w:rPr>
          <w:i/>
        </w:rPr>
        <w:fldChar w:fldCharType="separate"/>
      </w:r>
      <w:r w:rsidR="00ED0138" w:rsidRPr="00ED0138">
        <w:rPr>
          <w:i/>
        </w:rPr>
        <w:t>1</w:t>
      </w:r>
      <w:r w:rsidR="006C75F2" w:rsidRPr="006C75F2">
        <w:rPr>
          <w:i/>
        </w:rPr>
        <w:fldChar w:fldCharType="end"/>
      </w:r>
      <w:r w:rsidRPr="002C164B">
        <w:rPr>
          <w:i/>
        </w:rPr>
        <w:t>-</w:t>
      </w:r>
      <w:r w:rsidR="008A4A3A">
        <w:rPr>
          <w:i/>
        </w:rPr>
        <w:fldChar w:fldCharType="begin"/>
      </w:r>
      <w:r w:rsidR="00BF7C57">
        <w:rPr>
          <w:i/>
        </w:rPr>
        <w:instrText xml:space="preserve"> seq figno \c </w:instrText>
      </w:r>
      <w:r w:rsidR="008A4A3A">
        <w:rPr>
          <w:i/>
        </w:rPr>
        <w:fldChar w:fldCharType="separate"/>
      </w:r>
      <w:r w:rsidR="00ED0138">
        <w:rPr>
          <w:i/>
          <w:noProof/>
        </w:rPr>
        <w:t>4</w:t>
      </w:r>
      <w:r w:rsidR="008A4A3A">
        <w:rPr>
          <w:i/>
        </w:rPr>
        <w:fldChar w:fldCharType="end"/>
      </w:r>
      <w:r>
        <w:t>.  Student Jenna Hoy</w:t>
      </w:r>
      <w:r w:rsidR="006D5E89">
        <w:t>’</w:t>
      </w:r>
      <w:r>
        <w:t>s flowchart of the Beatles</w:t>
      </w:r>
      <w:r w:rsidR="006D5E89">
        <w:t>’</w:t>
      </w:r>
      <w:r>
        <w:t xml:space="preserve"> </w:t>
      </w:r>
      <w:r w:rsidR="00691327">
        <w:br/>
      </w:r>
      <w:r>
        <w:rPr>
          <w:i/>
        </w:rPr>
        <w:t>All You Need Is Love.</w:t>
      </w:r>
    </w:p>
    <w:p w14:paraId="175815F6" w14:textId="5A254134" w:rsidR="00BF7C57" w:rsidRDefault="00BF7C57" w:rsidP="00BF7C57">
      <w:pPr>
        <w:pStyle w:val="DoubleSpaced"/>
        <w:spacing w:after="240"/>
      </w:pPr>
      <w:r>
        <w:lastRenderedPageBreak/>
        <w:t xml:space="preserve">Another excellent effort came from student Josh </w:t>
      </w:r>
      <w:proofErr w:type="spellStart"/>
      <w:r>
        <w:t>Ragucci</w:t>
      </w:r>
      <w:proofErr w:type="spellEnd"/>
      <w:r>
        <w:t xml:space="preserve">, shown in Figure </w:t>
      </w:r>
      <w:r w:rsidR="006C75F2" w:rsidRPr="006C75F2">
        <w:fldChar w:fldCharType="begin"/>
      </w:r>
      <w:r w:rsidR="006C75F2" w:rsidRPr="006C75F2">
        <w:instrText xml:space="preserve"> REF chapno \h </w:instrText>
      </w:r>
      <w:r w:rsidR="006C75F2" w:rsidRPr="006C75F2">
        <w:instrText xml:space="preserve"> \* MERGEFORMAT </w:instrText>
      </w:r>
      <w:r w:rsidR="006C75F2" w:rsidRPr="006C75F2">
        <w:fldChar w:fldCharType="separate"/>
      </w:r>
      <w:r w:rsidR="00ED0138">
        <w:t>1</w:t>
      </w:r>
      <w:r w:rsidR="006C75F2" w:rsidRPr="006C75F2">
        <w:fldChar w:fldCharType="end"/>
      </w:r>
      <w:r>
        <w:t>-</w:t>
      </w:r>
      <w:fldSimple w:instr=" seq figno ">
        <w:r w:rsidR="00ED0138">
          <w:rPr>
            <w:noProof/>
          </w:rPr>
          <w:t>5</w:t>
        </w:r>
      </w:fldSimple>
      <w:r>
        <w:t>.  This one is missing some words and need</w:t>
      </w:r>
      <w:r w:rsidR="00CB6226">
        <w:t>s</w:t>
      </w:r>
      <w:r>
        <w:t xml:space="preserve"> arrowheads, but it succeeds at capturing the essence of the song</w:t>
      </w:r>
      <w:r w:rsidR="006D5E89">
        <w:t>’</w:t>
      </w:r>
      <w:r>
        <w:t>s flow.</w:t>
      </w:r>
      <w:r>
        <w:rPr>
          <w:rStyle w:val="FootnoteReference"/>
        </w:rPr>
        <w:footnoteReference w:id="6"/>
      </w:r>
      <w:r>
        <w:t xml:space="preserve">  </w:t>
      </w:r>
    </w:p>
    <w:p w14:paraId="294F48EC" w14:textId="77777777" w:rsidR="005E3AF8" w:rsidRPr="005E3AF8" w:rsidRDefault="002616A9" w:rsidP="005E3AF8">
      <w:pPr>
        <w:pStyle w:val="SingleSpaced"/>
        <w:tabs>
          <w:tab w:val="clear" w:pos="8640"/>
        </w:tabs>
        <w:spacing w:after="120"/>
        <w:ind w:left="-360" w:right="-360"/>
      </w:pPr>
      <w:r>
        <w:rPr>
          <w:noProof/>
        </w:rPr>
        <w:drawing>
          <wp:inline distT="0" distB="0" distL="0" distR="0" wp14:anchorId="1ACB8C52" wp14:editId="0DD2F837">
            <wp:extent cx="5943600" cy="4076185"/>
            <wp:effectExtent l="19050" t="19050" r="19050" b="19565"/>
            <wp:docPr id="5" name="Picture 5" descr="jraguc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ragucci"/>
                    <pic:cNvPicPr>
                      <a:picLocks noChangeAspect="1" noChangeArrowheads="1"/>
                    </pic:cNvPicPr>
                  </pic:nvPicPr>
                  <pic:blipFill>
                    <a:blip r:embed="rId14" cstate="print"/>
                    <a:srcRect l="-1538" t="-2280" r="-1538" b="-2280"/>
                    <a:stretch>
                      <a:fillRect/>
                    </a:stretch>
                  </pic:blipFill>
                  <pic:spPr bwMode="auto">
                    <a:xfrm>
                      <a:off x="0" y="0"/>
                      <a:ext cx="5943600" cy="4076185"/>
                    </a:xfrm>
                    <a:prstGeom prst="rect">
                      <a:avLst/>
                    </a:prstGeom>
                    <a:noFill/>
                    <a:ln w="19050" cmpd="sng">
                      <a:solidFill>
                        <a:srgbClr val="000000"/>
                      </a:solidFill>
                      <a:miter lim="800000"/>
                      <a:headEnd/>
                      <a:tailEnd/>
                    </a:ln>
                    <a:effectLst/>
                  </pic:spPr>
                </pic:pic>
              </a:graphicData>
            </a:graphic>
          </wp:inline>
        </w:drawing>
      </w:r>
    </w:p>
    <w:p w14:paraId="61AD554E" w14:textId="48ECF83A" w:rsidR="005E3AF8" w:rsidRDefault="005E3AF8" w:rsidP="002A50A2">
      <w:pPr>
        <w:pStyle w:val="SingleSpaced"/>
        <w:spacing w:after="480"/>
        <w:jc w:val="center"/>
        <w:rPr>
          <w:i/>
        </w:rPr>
      </w:pPr>
      <w:r w:rsidRPr="002C164B">
        <w:rPr>
          <w:i/>
        </w:rPr>
        <w:t xml:space="preserve">Figure </w:t>
      </w:r>
      <w:r w:rsidR="006C75F2" w:rsidRPr="006C75F2">
        <w:rPr>
          <w:i/>
        </w:rPr>
        <w:fldChar w:fldCharType="begin"/>
      </w:r>
      <w:r w:rsidR="006C75F2" w:rsidRPr="006C75F2">
        <w:rPr>
          <w:i/>
        </w:rPr>
        <w:instrText xml:space="preserve"> REF chapno \h </w:instrText>
      </w:r>
      <w:r w:rsidR="006C75F2" w:rsidRPr="006C75F2">
        <w:rPr>
          <w:i/>
        </w:rPr>
      </w:r>
      <w:r w:rsidR="006C75F2" w:rsidRPr="006C75F2">
        <w:rPr>
          <w:i/>
        </w:rPr>
        <w:instrText xml:space="preserve"> \* MERGEFORMAT </w:instrText>
      </w:r>
      <w:r w:rsidR="006C75F2" w:rsidRPr="006C75F2">
        <w:rPr>
          <w:i/>
        </w:rPr>
        <w:fldChar w:fldCharType="separate"/>
      </w:r>
      <w:r w:rsidR="00ED0138" w:rsidRPr="00ED0138">
        <w:rPr>
          <w:i/>
        </w:rPr>
        <w:t>1</w:t>
      </w:r>
      <w:r w:rsidR="006C75F2" w:rsidRPr="006C75F2">
        <w:rPr>
          <w:i/>
        </w:rPr>
        <w:fldChar w:fldCharType="end"/>
      </w:r>
      <w:r w:rsidRPr="002C164B">
        <w:rPr>
          <w:i/>
        </w:rPr>
        <w:t>-</w:t>
      </w:r>
      <w:r w:rsidR="008A4A3A">
        <w:rPr>
          <w:i/>
        </w:rPr>
        <w:fldChar w:fldCharType="begin"/>
      </w:r>
      <w:r w:rsidR="00B00441">
        <w:rPr>
          <w:i/>
        </w:rPr>
        <w:instrText xml:space="preserve"> seq figno \c </w:instrText>
      </w:r>
      <w:r w:rsidR="008A4A3A">
        <w:rPr>
          <w:i/>
        </w:rPr>
        <w:fldChar w:fldCharType="separate"/>
      </w:r>
      <w:r w:rsidR="00ED0138">
        <w:rPr>
          <w:i/>
          <w:noProof/>
        </w:rPr>
        <w:t>5</w:t>
      </w:r>
      <w:r w:rsidR="008A4A3A">
        <w:rPr>
          <w:i/>
        </w:rPr>
        <w:fldChar w:fldCharType="end"/>
      </w:r>
      <w:r>
        <w:t xml:space="preserve">.  </w:t>
      </w:r>
      <w:proofErr w:type="gramStart"/>
      <w:r>
        <w:t xml:space="preserve">Student Josh </w:t>
      </w:r>
      <w:proofErr w:type="spellStart"/>
      <w:r>
        <w:t>Ragucci</w:t>
      </w:r>
      <w:r w:rsidR="006D5E89">
        <w:t>’</w:t>
      </w:r>
      <w:r>
        <w:t>s</w:t>
      </w:r>
      <w:proofErr w:type="spellEnd"/>
      <w:r>
        <w:t xml:space="preserve"> flowchart of the Beatles</w:t>
      </w:r>
      <w:r w:rsidR="006D5E89">
        <w:t>’</w:t>
      </w:r>
      <w:r>
        <w:t xml:space="preserve"> </w:t>
      </w:r>
      <w:r w:rsidR="00691327">
        <w:br/>
      </w:r>
      <w:r>
        <w:rPr>
          <w:i/>
        </w:rPr>
        <w:t>Something in the Way She Moves.</w:t>
      </w:r>
      <w:proofErr w:type="gramEnd"/>
    </w:p>
    <w:p w14:paraId="51AE8DCB" w14:textId="619FD693" w:rsidR="008C6870" w:rsidRDefault="00010F8D" w:rsidP="00BF7C57">
      <w:pPr>
        <w:pStyle w:val="DoubleSpaced"/>
        <w:spacing w:after="240"/>
      </w:pPr>
      <w:r>
        <w:t xml:space="preserve">Another approach is illustrated by the submission from student Kevin Webb in Figure </w:t>
      </w:r>
      <w:r w:rsidR="006C75F2" w:rsidRPr="006C75F2">
        <w:fldChar w:fldCharType="begin"/>
      </w:r>
      <w:r w:rsidR="006C75F2" w:rsidRPr="006C75F2">
        <w:instrText xml:space="preserve"> REF chapno \h </w:instrText>
      </w:r>
      <w:r w:rsidR="006C75F2" w:rsidRPr="006C75F2">
        <w:instrText xml:space="preserve"> \* MERGEFORMAT </w:instrText>
      </w:r>
      <w:r w:rsidR="006C75F2" w:rsidRPr="006C75F2">
        <w:fldChar w:fldCharType="separate"/>
      </w:r>
      <w:r w:rsidR="00ED0138">
        <w:t>1</w:t>
      </w:r>
      <w:r w:rsidR="006C75F2" w:rsidRPr="006C75F2">
        <w:fldChar w:fldCharType="end"/>
      </w:r>
      <w:r>
        <w:t>-</w:t>
      </w:r>
      <w:fldSimple w:instr=" seq figno ">
        <w:r w:rsidR="00ED0138">
          <w:rPr>
            <w:noProof/>
          </w:rPr>
          <w:t>6</w:t>
        </w:r>
      </w:fldSimple>
      <w:r>
        <w:t xml:space="preserve">.  This flowchart also has some musical flaws and lacks arrowheads, but it </w:t>
      </w:r>
      <w:r>
        <w:lastRenderedPageBreak/>
        <w:t xml:space="preserve">illustrates what can be done using readily available software tools.  </w:t>
      </w:r>
      <w:r w:rsidR="008C6870">
        <w:t xml:space="preserve">Some of those tools are expensive, but others are freely available on the web.  </w:t>
      </w:r>
      <w:r w:rsidR="005D27D2">
        <w:t>What</w:t>
      </w:r>
      <w:r w:rsidR="006D5E89">
        <w:t>’</w:t>
      </w:r>
      <w:r w:rsidR="005D27D2">
        <w:t xml:space="preserve">s most surprising is that one of the easiest to use flowchart drawing program is </w:t>
      </w:r>
      <w:r w:rsidR="000F698F">
        <w:t>probably already installed on your own system</w:t>
      </w:r>
      <w:r w:rsidR="005D27D2">
        <w:t>!</w:t>
      </w:r>
    </w:p>
    <w:p w14:paraId="30827346" w14:textId="77777777" w:rsidR="0069717F" w:rsidRPr="0069717F" w:rsidRDefault="002616A9" w:rsidP="00D2761D">
      <w:pPr>
        <w:pStyle w:val="SingleSpaced"/>
        <w:tabs>
          <w:tab w:val="clear" w:pos="8640"/>
        </w:tabs>
        <w:spacing w:after="120"/>
        <w:ind w:left="-360" w:right="-360"/>
        <w:jc w:val="center"/>
      </w:pPr>
      <w:r>
        <w:rPr>
          <w:noProof/>
        </w:rPr>
        <w:drawing>
          <wp:inline distT="0" distB="0" distL="0" distR="0" wp14:anchorId="71891059" wp14:editId="32451347">
            <wp:extent cx="5943600" cy="3519805"/>
            <wp:effectExtent l="19050" t="19050" r="1905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l="-2983" t="-5264" r="-2983" b="-5264"/>
                    <a:stretch>
                      <a:fillRect/>
                    </a:stretch>
                  </pic:blipFill>
                  <pic:spPr bwMode="auto">
                    <a:xfrm>
                      <a:off x="0" y="0"/>
                      <a:ext cx="5943600" cy="3519805"/>
                    </a:xfrm>
                    <a:prstGeom prst="rect">
                      <a:avLst/>
                    </a:prstGeom>
                    <a:noFill/>
                    <a:ln w="19050" cmpd="sng">
                      <a:solidFill>
                        <a:srgbClr val="000000"/>
                      </a:solidFill>
                      <a:miter lim="800000"/>
                      <a:headEnd/>
                      <a:tailEnd/>
                    </a:ln>
                    <a:effectLst/>
                  </pic:spPr>
                </pic:pic>
              </a:graphicData>
            </a:graphic>
          </wp:inline>
        </w:drawing>
      </w:r>
    </w:p>
    <w:p w14:paraId="178D05B2" w14:textId="76CFD1BE" w:rsidR="00D2761D" w:rsidRDefault="00D2761D" w:rsidP="002A50A2">
      <w:pPr>
        <w:pStyle w:val="SingleSpaced"/>
        <w:spacing w:after="480"/>
        <w:jc w:val="center"/>
        <w:rPr>
          <w:i/>
        </w:rPr>
      </w:pPr>
      <w:r w:rsidRPr="002C164B">
        <w:rPr>
          <w:i/>
        </w:rPr>
        <w:t xml:space="preserve">Figure </w:t>
      </w:r>
      <w:r w:rsidR="006C75F2" w:rsidRPr="006C75F2">
        <w:rPr>
          <w:i/>
        </w:rPr>
        <w:fldChar w:fldCharType="begin"/>
      </w:r>
      <w:r w:rsidR="006C75F2" w:rsidRPr="006C75F2">
        <w:rPr>
          <w:i/>
        </w:rPr>
        <w:instrText xml:space="preserve"> REF chapno \h </w:instrText>
      </w:r>
      <w:r w:rsidR="006C75F2" w:rsidRPr="006C75F2">
        <w:rPr>
          <w:i/>
        </w:rPr>
      </w:r>
      <w:r w:rsidR="006C75F2" w:rsidRPr="006C75F2">
        <w:rPr>
          <w:i/>
        </w:rPr>
        <w:instrText xml:space="preserve"> \* MERGEFORMAT </w:instrText>
      </w:r>
      <w:r w:rsidR="006C75F2" w:rsidRPr="006C75F2">
        <w:rPr>
          <w:i/>
        </w:rPr>
        <w:fldChar w:fldCharType="separate"/>
      </w:r>
      <w:r w:rsidR="00ED0138" w:rsidRPr="00ED0138">
        <w:rPr>
          <w:i/>
        </w:rPr>
        <w:t>1</w:t>
      </w:r>
      <w:r w:rsidR="006C75F2" w:rsidRPr="006C75F2">
        <w:rPr>
          <w:i/>
        </w:rPr>
        <w:fldChar w:fldCharType="end"/>
      </w:r>
      <w:r w:rsidRPr="002C164B">
        <w:rPr>
          <w:i/>
        </w:rPr>
        <w:t>-</w:t>
      </w:r>
      <w:r w:rsidR="008A4A3A">
        <w:rPr>
          <w:i/>
        </w:rPr>
        <w:fldChar w:fldCharType="begin"/>
      </w:r>
      <w:r>
        <w:rPr>
          <w:i/>
        </w:rPr>
        <w:instrText xml:space="preserve"> seq figno </w:instrText>
      </w:r>
      <w:r w:rsidR="00AD1184">
        <w:rPr>
          <w:i/>
        </w:rPr>
        <w:instrText xml:space="preserve">\c </w:instrText>
      </w:r>
      <w:r w:rsidR="008A4A3A">
        <w:rPr>
          <w:i/>
        </w:rPr>
        <w:fldChar w:fldCharType="separate"/>
      </w:r>
      <w:r w:rsidR="00ED0138">
        <w:rPr>
          <w:i/>
          <w:noProof/>
        </w:rPr>
        <w:t>6</w:t>
      </w:r>
      <w:r w:rsidR="008A4A3A">
        <w:rPr>
          <w:i/>
        </w:rPr>
        <w:fldChar w:fldCharType="end"/>
      </w:r>
      <w:r>
        <w:t xml:space="preserve">.  </w:t>
      </w:r>
      <w:proofErr w:type="gramStart"/>
      <w:r>
        <w:t xml:space="preserve">Student </w:t>
      </w:r>
      <w:r w:rsidR="00966F3D">
        <w:t>Kevin Webb</w:t>
      </w:r>
      <w:r w:rsidR="006D5E89">
        <w:t>’</w:t>
      </w:r>
      <w:r>
        <w:t>s flowchart of the Beatles</w:t>
      </w:r>
      <w:r w:rsidR="006D5E89">
        <w:t>’</w:t>
      </w:r>
      <w:r>
        <w:t xml:space="preserve"> </w:t>
      </w:r>
      <w:r>
        <w:br/>
      </w:r>
      <w:r w:rsidR="00966F3D">
        <w:rPr>
          <w:i/>
        </w:rPr>
        <w:t>Maxwell</w:t>
      </w:r>
      <w:r w:rsidR="006D5E89">
        <w:rPr>
          <w:i/>
        </w:rPr>
        <w:t>’</w:t>
      </w:r>
      <w:r w:rsidR="00966F3D">
        <w:rPr>
          <w:i/>
        </w:rPr>
        <w:t xml:space="preserve">s Silver </w:t>
      </w:r>
      <w:r w:rsidR="006A6F90">
        <w:rPr>
          <w:i/>
        </w:rPr>
        <w:t>Hammer</w:t>
      </w:r>
      <w:r>
        <w:rPr>
          <w:i/>
        </w:rPr>
        <w:t>.</w:t>
      </w:r>
      <w:proofErr w:type="gramEnd"/>
    </w:p>
    <w:p w14:paraId="18203929" w14:textId="45865CF9" w:rsidR="00AD1184" w:rsidRDefault="00AD1184" w:rsidP="0060412F">
      <w:pPr>
        <w:pStyle w:val="DoubleSpaced"/>
        <w:spacing w:after="240"/>
      </w:pPr>
      <w:r>
        <w:t xml:space="preserve">It just so happens that the ubiquitous </w:t>
      </w:r>
      <w:r w:rsidR="006712A7">
        <w:t xml:space="preserve">Microsoft </w:t>
      </w:r>
      <w:r>
        <w:t xml:space="preserve">Office products have quite sophisticated tools for drawing flowcharts already built-in, and most students can use these with little to no introduction.  They work especially well in Microsoft PowerPoint, </w:t>
      </w:r>
      <w:r w:rsidR="006712A7">
        <w:t xml:space="preserve">perhaps because </w:t>
      </w:r>
      <w:r>
        <w:t xml:space="preserve">that program is more oriented toward </w:t>
      </w:r>
      <w:r w:rsidR="006712A7">
        <w:t xml:space="preserve">working with shapes and lines </w:t>
      </w:r>
      <w:r>
        <w:t xml:space="preserve">than </w:t>
      </w:r>
      <w:r w:rsidR="006712A7">
        <w:t xml:space="preserve">the other </w:t>
      </w:r>
      <w:r w:rsidR="00951487">
        <w:t xml:space="preserve">Office </w:t>
      </w:r>
      <w:r w:rsidR="006712A7">
        <w:t>products</w:t>
      </w:r>
      <w:r w:rsidR="00707EDB">
        <w:t>,</w:t>
      </w:r>
      <w:r w:rsidR="006712A7">
        <w:t xml:space="preserve"> such as </w:t>
      </w:r>
      <w:r>
        <w:t xml:space="preserve">Word or Excel.  </w:t>
      </w:r>
      <w:r w:rsidR="00AE2327">
        <w:t>For</w:t>
      </w:r>
      <w:r w:rsidR="007B0130">
        <w:t xml:space="preserve"> </w:t>
      </w:r>
      <w:r w:rsidR="00AE2327">
        <w:t>Mac users</w:t>
      </w:r>
      <w:r w:rsidR="007B0130">
        <w:t>,</w:t>
      </w:r>
      <w:r w:rsidR="00AE2327">
        <w:t xml:space="preserve"> many of our </w:t>
      </w:r>
      <w:r w:rsidR="00AE2327">
        <w:lastRenderedPageBreak/>
        <w:t xml:space="preserve">students found Keynote equally well suited for this assignment. </w:t>
      </w:r>
      <w:r w:rsidR="009678C3">
        <w:t xml:space="preserve"> </w:t>
      </w:r>
      <w:r>
        <w:t>The really cool thing about these tools is that once you connect two shapes with an arrow anchored to the shapes</w:t>
      </w:r>
      <w:r w:rsidR="006D5E89">
        <w:t>’</w:t>
      </w:r>
      <w:r>
        <w:t xml:space="preserve"> side or corner </w:t>
      </w:r>
      <w:r w:rsidR="006D5E89">
        <w:t>“</w:t>
      </w:r>
      <w:r>
        <w:t>handles,</w:t>
      </w:r>
      <w:r w:rsidR="006D5E89">
        <w:t>”</w:t>
      </w:r>
      <w:r>
        <w:t xml:space="preserve"> you can move those shapes and the connector automatically adjusts its position to keep the arrow connected</w:t>
      </w:r>
      <w:r w:rsidR="0000718D">
        <w:t xml:space="preserve"> (see Figure </w:t>
      </w:r>
      <w:r w:rsidR="006C75F2" w:rsidRPr="006C75F2">
        <w:fldChar w:fldCharType="begin"/>
      </w:r>
      <w:r w:rsidR="006C75F2" w:rsidRPr="006C75F2">
        <w:instrText xml:space="preserve"> REF chapno \h </w:instrText>
      </w:r>
      <w:r w:rsidR="006C75F2" w:rsidRPr="006C75F2">
        <w:instrText xml:space="preserve"> \* MERGEFORMAT </w:instrText>
      </w:r>
      <w:r w:rsidR="006C75F2" w:rsidRPr="006C75F2">
        <w:fldChar w:fldCharType="separate"/>
      </w:r>
      <w:r w:rsidR="00ED0138">
        <w:t>1</w:t>
      </w:r>
      <w:r w:rsidR="006C75F2" w:rsidRPr="006C75F2">
        <w:fldChar w:fldCharType="end"/>
      </w:r>
      <w:r w:rsidR="0000718D">
        <w:t>-</w:t>
      </w:r>
      <w:fldSimple w:instr=" seq figno ">
        <w:r w:rsidR="00ED0138">
          <w:rPr>
            <w:noProof/>
          </w:rPr>
          <w:t>7</w:t>
        </w:r>
      </w:fldSimple>
      <w:r w:rsidR="0000718D">
        <w:t>)</w:t>
      </w:r>
      <w:r>
        <w:t>.  This saves a lot of time in laying out flowcharts.</w:t>
      </w:r>
    </w:p>
    <w:p w14:paraId="273D95EA" w14:textId="77777777" w:rsidR="001E5985" w:rsidRDefault="002616A9" w:rsidP="00DB3555">
      <w:pPr>
        <w:pStyle w:val="SingleSpaced"/>
        <w:tabs>
          <w:tab w:val="clear" w:pos="8640"/>
          <w:tab w:val="right" w:pos="9000"/>
        </w:tabs>
        <w:spacing w:after="120"/>
        <w:ind w:left="-360"/>
        <w:jc w:val="center"/>
      </w:pPr>
      <w:r>
        <w:rPr>
          <w:noProof/>
        </w:rPr>
        <w:drawing>
          <wp:inline distT="0" distB="0" distL="0" distR="0" wp14:anchorId="1F0168D5" wp14:editId="141F6549">
            <wp:extent cx="3383280" cy="5380838"/>
            <wp:effectExtent l="38100" t="19050" r="26670" b="10312"/>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3383280" cy="5380838"/>
                    </a:xfrm>
                    <a:prstGeom prst="rect">
                      <a:avLst/>
                    </a:prstGeom>
                    <a:noFill/>
                    <a:ln w="19050" cmpd="sng">
                      <a:solidFill>
                        <a:srgbClr val="000000"/>
                      </a:solidFill>
                      <a:miter lim="800000"/>
                      <a:headEnd/>
                      <a:tailEnd/>
                    </a:ln>
                    <a:effectLst/>
                  </pic:spPr>
                </pic:pic>
              </a:graphicData>
            </a:graphic>
          </wp:inline>
        </w:drawing>
      </w:r>
      <w:r w:rsidR="00EA721E">
        <w:tab/>
      </w:r>
      <w:r>
        <w:rPr>
          <w:noProof/>
        </w:rPr>
        <w:drawing>
          <wp:inline distT="0" distB="0" distL="0" distR="0" wp14:anchorId="137D53F3" wp14:editId="4A0A4E1E">
            <wp:extent cx="2286000" cy="1889125"/>
            <wp:effectExtent l="19050" t="19050" r="19050" b="15875"/>
            <wp:docPr id="8" name="Picture 8" descr="Microsoft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icrosoftPowerPoint"/>
                    <pic:cNvPicPr>
                      <a:picLocks noChangeAspect="1" noChangeArrowheads="1"/>
                    </pic:cNvPicPr>
                  </pic:nvPicPr>
                  <pic:blipFill>
                    <a:blip r:embed="rId17" cstate="print"/>
                    <a:srcRect l="-2319" t="-2852" r="-2319" b="-2852"/>
                    <a:stretch>
                      <a:fillRect/>
                    </a:stretch>
                  </pic:blipFill>
                  <pic:spPr bwMode="auto">
                    <a:xfrm>
                      <a:off x="0" y="0"/>
                      <a:ext cx="2286000" cy="1889125"/>
                    </a:xfrm>
                    <a:prstGeom prst="rect">
                      <a:avLst/>
                    </a:prstGeom>
                    <a:noFill/>
                    <a:ln w="19050" cmpd="sng">
                      <a:solidFill>
                        <a:srgbClr val="000000"/>
                      </a:solidFill>
                      <a:miter lim="800000"/>
                      <a:headEnd/>
                      <a:tailEnd/>
                    </a:ln>
                    <a:effectLst/>
                  </pic:spPr>
                </pic:pic>
              </a:graphicData>
            </a:graphic>
          </wp:inline>
        </w:drawing>
      </w:r>
    </w:p>
    <w:p w14:paraId="00ACF872" w14:textId="5C818190" w:rsidR="00C10BBF" w:rsidRDefault="00C10BBF" w:rsidP="00D5380A">
      <w:pPr>
        <w:pStyle w:val="SingleSpaced"/>
        <w:spacing w:after="480"/>
        <w:jc w:val="center"/>
      </w:pPr>
      <w:r w:rsidRPr="00C10BBF">
        <w:rPr>
          <w:i/>
        </w:rPr>
        <w:t xml:space="preserve">Figure </w:t>
      </w:r>
      <w:r w:rsidR="006C75F2" w:rsidRPr="006C75F2">
        <w:rPr>
          <w:i/>
        </w:rPr>
        <w:fldChar w:fldCharType="begin"/>
      </w:r>
      <w:r w:rsidR="006C75F2" w:rsidRPr="006C75F2">
        <w:rPr>
          <w:i/>
        </w:rPr>
        <w:instrText xml:space="preserve"> REF chapno \h </w:instrText>
      </w:r>
      <w:r w:rsidR="006C75F2" w:rsidRPr="006C75F2">
        <w:rPr>
          <w:i/>
        </w:rPr>
      </w:r>
      <w:r w:rsidR="006C75F2" w:rsidRPr="006C75F2">
        <w:rPr>
          <w:i/>
        </w:rPr>
        <w:instrText xml:space="preserve"> \* MERGEFORMAT </w:instrText>
      </w:r>
      <w:r w:rsidR="006C75F2" w:rsidRPr="006C75F2">
        <w:rPr>
          <w:i/>
        </w:rPr>
        <w:fldChar w:fldCharType="separate"/>
      </w:r>
      <w:r w:rsidR="00ED0138" w:rsidRPr="00ED0138">
        <w:rPr>
          <w:i/>
        </w:rPr>
        <w:t>1</w:t>
      </w:r>
      <w:r w:rsidR="006C75F2" w:rsidRPr="006C75F2">
        <w:rPr>
          <w:i/>
        </w:rPr>
        <w:fldChar w:fldCharType="end"/>
      </w:r>
      <w:r w:rsidRPr="00C10BBF">
        <w:rPr>
          <w:i/>
        </w:rPr>
        <w:t>-</w:t>
      </w:r>
      <w:r w:rsidR="008A4A3A" w:rsidRPr="00C10BBF">
        <w:rPr>
          <w:i/>
        </w:rPr>
        <w:fldChar w:fldCharType="begin"/>
      </w:r>
      <w:r w:rsidRPr="00C10BBF">
        <w:rPr>
          <w:i/>
        </w:rPr>
        <w:instrText xml:space="preserve"> seq figno \c </w:instrText>
      </w:r>
      <w:r w:rsidR="008A4A3A" w:rsidRPr="00C10BBF">
        <w:rPr>
          <w:i/>
        </w:rPr>
        <w:fldChar w:fldCharType="separate"/>
      </w:r>
      <w:r w:rsidR="00ED0138">
        <w:rPr>
          <w:i/>
          <w:noProof/>
        </w:rPr>
        <w:t>7</w:t>
      </w:r>
      <w:r w:rsidR="008A4A3A" w:rsidRPr="00C10BBF">
        <w:rPr>
          <w:i/>
        </w:rPr>
        <w:fldChar w:fldCharType="end"/>
      </w:r>
      <w:r>
        <w:t xml:space="preserve">.  </w:t>
      </w:r>
      <w:proofErr w:type="gramStart"/>
      <w:r>
        <w:t>Shapes and connectors in Microsoft PowerPoint</w:t>
      </w:r>
      <w:r w:rsidR="00EA721E">
        <w:t xml:space="preserve"> 2007</w:t>
      </w:r>
      <w:r>
        <w:t>.</w:t>
      </w:r>
      <w:proofErr w:type="gramEnd"/>
    </w:p>
    <w:p w14:paraId="06C3D701" w14:textId="116376DE" w:rsidR="001E5985" w:rsidRDefault="00F27833" w:rsidP="004B18DD">
      <w:pPr>
        <w:pStyle w:val="DoubleSpaced"/>
        <w:spacing w:after="240"/>
      </w:pPr>
      <w:r>
        <w:lastRenderedPageBreak/>
        <w:t>A</w:t>
      </w:r>
      <w:r w:rsidR="000F698F">
        <w:t xml:space="preserve"> free</w:t>
      </w:r>
      <w:r>
        <w:t>, web-based</w:t>
      </w:r>
      <w:r w:rsidR="000F698F">
        <w:t xml:space="preserve"> program that a number of our students have found easy to use is at </w:t>
      </w:r>
      <w:r w:rsidR="000F698F" w:rsidRPr="006E0E1B">
        <w:rPr>
          <w:rFonts w:ascii="Verdana" w:hAnsi="Verdana" w:cs="Arial"/>
          <w:sz w:val="20"/>
        </w:rPr>
        <w:t>flowchart.com</w:t>
      </w:r>
      <w:r w:rsidR="00C24A43">
        <w:t xml:space="preserve"> </w:t>
      </w:r>
      <w:r w:rsidR="008A4A3A">
        <w:fldChar w:fldCharType="begin"/>
      </w:r>
      <w:r w:rsidR="00D63A35">
        <w:instrText xml:space="preserve"> ADDIN EN.CITE &lt;EndNote&gt;&lt;Cite&gt;&lt;Author&gt;Flowchart Software&lt;/Author&gt;&lt;Year&gt;2011&lt;/Year&gt;&lt;RecNum&gt;34&lt;/RecNum&gt;&lt;DisplayText&gt;[3]&lt;/DisplayText&gt;&lt;record&gt;&lt;rec-number&gt;34&lt;/rec-number&gt;&lt;foreign-keys&gt;&lt;key app="EN" db-id="we0zp9rzrtpdauer9abv5aph9zexsa52a5sw"&gt;34&lt;/key&gt;&lt;key app="ENWeb" db-id="SSnE9wrtqgYAAE68948"&gt;32&lt;/key&gt;&lt;/foreign-keys&gt;&lt;ref-type name="Web Page"&gt;12&lt;/ref-type&gt;&lt;contributors&gt;&lt;authors&gt;&lt;author&gt;Flowchart Software,&lt;/author&gt;&lt;/authors&gt;&lt;/contributors&gt;&lt;titles&gt;&lt;title&gt;Online flow charts software service with realtime collaboration&lt;/title&gt;&lt;secondary-title&gt;(Version 2.4-r11, updated 2011/06/10 03:07 UTC.)&lt;/secondary-title&gt;&lt;/titles&gt;&lt;volume&gt;2011&lt;/volume&gt;&lt;number&gt;6/12/2011&lt;/number&gt;&lt;dates&gt;&lt;year&gt;2011&lt;/year&gt;&lt;/dates&gt;&lt;urls&gt;&lt;related-urls&gt;&lt;url&gt;flowchart.com&lt;/url&gt;&lt;/related-urls&gt;&lt;/urls&gt;&lt;/record&gt;&lt;/Cite&gt;&lt;/EndNote&gt;</w:instrText>
      </w:r>
      <w:r w:rsidR="008A4A3A">
        <w:fldChar w:fldCharType="separate"/>
      </w:r>
      <w:r w:rsidR="00D63A35">
        <w:rPr>
          <w:noProof/>
        </w:rPr>
        <w:t>[</w:t>
      </w:r>
      <w:hyperlink w:anchor="_ENREF_3" w:tooltip="Flowchart Software, 2011 #34" w:history="1">
        <w:r w:rsidR="00142021">
          <w:rPr>
            <w:noProof/>
          </w:rPr>
          <w:t>3</w:t>
        </w:r>
      </w:hyperlink>
      <w:r w:rsidR="00D63A35">
        <w:rPr>
          <w:noProof/>
        </w:rPr>
        <w:t>]</w:t>
      </w:r>
      <w:r w:rsidR="008A4A3A">
        <w:fldChar w:fldCharType="end"/>
      </w:r>
      <w:r w:rsidR="00DB3555">
        <w:t xml:space="preserve">, shown in Figure </w:t>
      </w:r>
      <w:r w:rsidR="006C75F2" w:rsidRPr="006C75F2">
        <w:fldChar w:fldCharType="begin"/>
      </w:r>
      <w:r w:rsidR="006C75F2" w:rsidRPr="006C75F2">
        <w:instrText xml:space="preserve"> REF chapno \h </w:instrText>
      </w:r>
      <w:r w:rsidR="006C75F2" w:rsidRPr="006C75F2">
        <w:instrText xml:space="preserve"> \* MERGEFORMAT </w:instrText>
      </w:r>
      <w:r w:rsidR="006C75F2" w:rsidRPr="006C75F2">
        <w:fldChar w:fldCharType="separate"/>
      </w:r>
      <w:r w:rsidR="00ED0138">
        <w:t>1</w:t>
      </w:r>
      <w:r w:rsidR="006C75F2" w:rsidRPr="006C75F2">
        <w:fldChar w:fldCharType="end"/>
      </w:r>
      <w:r w:rsidR="00DB3555">
        <w:noBreakHyphen/>
      </w:r>
      <w:fldSimple w:instr=" seq figno ">
        <w:r w:rsidR="00ED0138">
          <w:rPr>
            <w:noProof/>
          </w:rPr>
          <w:t>8</w:t>
        </w:r>
      </w:fldSimple>
      <w:r w:rsidR="000F698F">
        <w:t xml:space="preserve">.  </w:t>
      </w:r>
      <w:r w:rsidR="00EA721E">
        <w:t xml:space="preserve">In addition to providing </w:t>
      </w:r>
      <w:r w:rsidR="0064144D">
        <w:t xml:space="preserve">terrific templates to get you started, </w:t>
      </w:r>
      <w:r w:rsidR="00EA721E">
        <w:t>an excellent editor</w:t>
      </w:r>
      <w:r w:rsidR="0064144D">
        <w:t>,</w:t>
      </w:r>
      <w:r w:rsidR="00EA721E">
        <w:t xml:space="preserve"> </w:t>
      </w:r>
      <w:r w:rsidR="0064144D">
        <w:t xml:space="preserve">a wealth of clipart you can add to your flowchart, the ability to export your work in to Adobe PDF format, </w:t>
      </w:r>
      <w:r w:rsidR="00EA721E">
        <w:t xml:space="preserve">and </w:t>
      </w:r>
      <w:r w:rsidR="0064144D">
        <w:t xml:space="preserve">numerous advanced features, </w:t>
      </w:r>
      <w:r w:rsidR="0064144D" w:rsidRPr="006E0E1B">
        <w:rPr>
          <w:rFonts w:ascii="Verdana" w:hAnsi="Verdana" w:cs="Arial"/>
          <w:sz w:val="20"/>
        </w:rPr>
        <w:t>flowchart.com</w:t>
      </w:r>
      <w:r w:rsidR="0064144D">
        <w:t xml:space="preserve"> provides a place to store templates </w:t>
      </w:r>
      <w:r w:rsidR="00F4674C">
        <w:t>and the ability to share them with others</w:t>
      </w:r>
      <w:r w:rsidR="00DB3555">
        <w:t>.</w:t>
      </w:r>
    </w:p>
    <w:p w14:paraId="221BED93" w14:textId="77777777" w:rsidR="005E4CD6" w:rsidRDefault="002616A9" w:rsidP="00E87672">
      <w:pPr>
        <w:pStyle w:val="SingleSpaced"/>
        <w:tabs>
          <w:tab w:val="clear" w:pos="8640"/>
        </w:tabs>
        <w:spacing w:after="120"/>
        <w:ind w:left="-360" w:right="-360"/>
      </w:pPr>
      <w:r>
        <w:rPr>
          <w:noProof/>
        </w:rPr>
        <w:drawing>
          <wp:inline distT="0" distB="0" distL="0" distR="0" wp14:anchorId="0863C1A0" wp14:editId="7607B9BD">
            <wp:extent cx="5943600" cy="4140835"/>
            <wp:effectExtent l="19050" t="19050" r="1905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5943600" cy="4140835"/>
                    </a:xfrm>
                    <a:prstGeom prst="rect">
                      <a:avLst/>
                    </a:prstGeom>
                    <a:noFill/>
                    <a:ln w="19050" cmpd="sng">
                      <a:solidFill>
                        <a:srgbClr val="000000"/>
                      </a:solidFill>
                      <a:miter lim="800000"/>
                      <a:headEnd/>
                      <a:tailEnd/>
                    </a:ln>
                    <a:effectLst/>
                  </pic:spPr>
                </pic:pic>
              </a:graphicData>
            </a:graphic>
          </wp:inline>
        </w:drawing>
      </w:r>
    </w:p>
    <w:p w14:paraId="2475E5D3" w14:textId="6D20976A" w:rsidR="00E009EE" w:rsidRPr="007327F1" w:rsidRDefault="007327F1" w:rsidP="00F62F38">
      <w:pPr>
        <w:pStyle w:val="DoubleSpacedFlushLeft"/>
        <w:spacing w:after="240"/>
        <w:jc w:val="center"/>
      </w:pPr>
      <w:r>
        <w:rPr>
          <w:i/>
        </w:rPr>
        <w:t xml:space="preserve">Figure </w:t>
      </w:r>
      <w:r w:rsidR="006C75F2" w:rsidRPr="006C75F2">
        <w:rPr>
          <w:i/>
        </w:rPr>
        <w:fldChar w:fldCharType="begin"/>
      </w:r>
      <w:r w:rsidR="006C75F2" w:rsidRPr="006C75F2">
        <w:rPr>
          <w:i/>
        </w:rPr>
        <w:instrText xml:space="preserve"> REF chapno \h </w:instrText>
      </w:r>
      <w:r w:rsidR="006C75F2" w:rsidRPr="006C75F2">
        <w:rPr>
          <w:i/>
        </w:rPr>
      </w:r>
      <w:r w:rsidR="006C75F2" w:rsidRPr="006C75F2">
        <w:rPr>
          <w:i/>
        </w:rPr>
        <w:instrText xml:space="preserve"> \* MERGEFORMAT </w:instrText>
      </w:r>
      <w:r w:rsidR="006C75F2" w:rsidRPr="006C75F2">
        <w:rPr>
          <w:i/>
        </w:rPr>
        <w:fldChar w:fldCharType="separate"/>
      </w:r>
      <w:r w:rsidR="00ED0138" w:rsidRPr="00ED0138">
        <w:rPr>
          <w:i/>
        </w:rPr>
        <w:t>1</w:t>
      </w:r>
      <w:r w:rsidR="006C75F2" w:rsidRPr="006C75F2">
        <w:rPr>
          <w:i/>
        </w:rPr>
        <w:fldChar w:fldCharType="end"/>
      </w:r>
      <w:r>
        <w:rPr>
          <w:i/>
        </w:rPr>
        <w:t>-</w:t>
      </w:r>
      <w:r w:rsidR="008A4A3A">
        <w:rPr>
          <w:i/>
        </w:rPr>
        <w:fldChar w:fldCharType="begin"/>
      </w:r>
      <w:r>
        <w:rPr>
          <w:i/>
        </w:rPr>
        <w:instrText xml:space="preserve"> seq figno \c </w:instrText>
      </w:r>
      <w:r w:rsidR="008A4A3A">
        <w:rPr>
          <w:i/>
        </w:rPr>
        <w:fldChar w:fldCharType="separate"/>
      </w:r>
      <w:r w:rsidR="00ED0138">
        <w:rPr>
          <w:i/>
          <w:noProof/>
        </w:rPr>
        <w:t>8</w:t>
      </w:r>
      <w:r w:rsidR="008A4A3A">
        <w:rPr>
          <w:i/>
        </w:rPr>
        <w:fldChar w:fldCharType="end"/>
      </w:r>
      <w:r>
        <w:rPr>
          <w:i/>
        </w:rPr>
        <w:t>.</w:t>
      </w:r>
      <w:r w:rsidR="00663B3C">
        <w:t xml:space="preserve">  </w:t>
      </w:r>
      <w:proofErr w:type="gramStart"/>
      <w:r w:rsidR="00663B3C" w:rsidRPr="00006CD5">
        <w:rPr>
          <w:rFonts w:ascii="Verdana" w:hAnsi="Verdana" w:cs="Arial"/>
          <w:sz w:val="20"/>
        </w:rPr>
        <w:t>Flowchart.com</w:t>
      </w:r>
      <w:r w:rsidR="00663B3C">
        <w:t xml:space="preserve"> editor.</w:t>
      </w:r>
      <w:proofErr w:type="gramEnd"/>
      <w:r w:rsidR="00663B3C">
        <w:t xml:space="preserve">  </w:t>
      </w:r>
      <w:r w:rsidR="008A4A3A">
        <w:fldChar w:fldCharType="begin"/>
      </w:r>
      <w:r w:rsidR="00D63A35">
        <w:instrText xml:space="preserve"> ADDIN EN.CITE &lt;EndNote&gt;&lt;Cite&gt;&lt;Author&gt;Flowchart Software&lt;/Author&gt;&lt;Year&gt;2011&lt;/Year&gt;&lt;RecNum&gt;34&lt;/RecNum&gt;&lt;DisplayText&gt;[3]&lt;/DisplayText&gt;&lt;record&gt;&lt;rec-number&gt;34&lt;/rec-number&gt;&lt;foreign-keys&gt;&lt;key app="EN" db-id="we0zp9rzrtpdauer9abv5aph9zexsa52a5sw"&gt;34&lt;/key&gt;&lt;key app="ENWeb" db-id="SSnE9wrtqgYAAE68948"&gt;32&lt;/key&gt;&lt;/foreign-keys&gt;&lt;ref-type name="Web Page"&gt;12&lt;/ref-type&gt;&lt;contributors&gt;&lt;authors&gt;&lt;author&gt;Flowchart Software,&lt;/author&gt;&lt;/authors&gt;&lt;/contributors&gt;&lt;titles&gt;&lt;title&gt;Online flow charts software service with realtime collaboration&lt;/title&gt;&lt;secondary-title&gt;(Version 2.4-r11, updated 2011/06/10 03:07 UTC.)&lt;/secondary-title&gt;&lt;/titles&gt;&lt;volume&gt;2011&lt;/volume&gt;&lt;number&gt;6/12/2011&lt;/number&gt;&lt;dates&gt;&lt;year&gt;2011&lt;/year&gt;&lt;/dates&gt;&lt;urls&gt;&lt;related-urls&gt;&lt;url&gt;flowchart.com&lt;/url&gt;&lt;/related-urls&gt;&lt;/urls&gt;&lt;/record&gt;&lt;/Cite&gt;&lt;/EndNote&gt;</w:instrText>
      </w:r>
      <w:r w:rsidR="008A4A3A">
        <w:fldChar w:fldCharType="separate"/>
      </w:r>
      <w:r w:rsidR="00D63A35">
        <w:rPr>
          <w:noProof/>
        </w:rPr>
        <w:t>[</w:t>
      </w:r>
      <w:hyperlink w:anchor="_ENREF_3" w:tooltip="Flowchart Software, 2011 #34" w:history="1">
        <w:r w:rsidR="00142021">
          <w:rPr>
            <w:noProof/>
          </w:rPr>
          <w:t>3</w:t>
        </w:r>
      </w:hyperlink>
      <w:r w:rsidR="00D63A35">
        <w:rPr>
          <w:noProof/>
        </w:rPr>
        <w:t>]</w:t>
      </w:r>
      <w:r w:rsidR="008A4A3A">
        <w:fldChar w:fldCharType="end"/>
      </w:r>
    </w:p>
    <w:p w14:paraId="6B63CC7F" w14:textId="77777777" w:rsidR="00E8429A" w:rsidRDefault="00E8429A" w:rsidP="00E8429A">
      <w:pPr>
        <w:pStyle w:val="Heading2"/>
      </w:pPr>
      <w:r>
        <w:lastRenderedPageBreak/>
        <w:t>Looking Ahead</w:t>
      </w:r>
    </w:p>
    <w:p w14:paraId="6EA914C0" w14:textId="77777777" w:rsidR="00E8429A" w:rsidRDefault="00E8429A" w:rsidP="00E8429A">
      <w:pPr>
        <w:pStyle w:val="DoubleSpaced"/>
        <w:spacing w:after="240"/>
      </w:pPr>
      <w:r>
        <w:t xml:space="preserve">These examples should give you a pretty good feel for how we teach CT using music, and hopefully “prime the pump” of your own thoughts for developing similar activities or adapting ours for use in your courses.  There are many more examples to come.  The next chapter describes how we get students started even before we do the flowchart assignment and presents more of our approach in context. </w:t>
      </w:r>
    </w:p>
    <w:p w14:paraId="678E0A40" w14:textId="77777777" w:rsidR="00485491" w:rsidRDefault="00485491" w:rsidP="00A229AE">
      <w:pPr>
        <w:pStyle w:val="Heading2"/>
      </w:pPr>
      <w:r>
        <w:t xml:space="preserve">Bibliography for Chapter </w:t>
      </w:r>
      <w:fldSimple w:instr=" seq chapno \c ">
        <w:r w:rsidR="00ED0138">
          <w:rPr>
            <w:noProof/>
          </w:rPr>
          <w:t>0</w:t>
        </w:r>
      </w:fldSimple>
    </w:p>
    <w:p w14:paraId="4F2C26DF" w14:textId="77777777" w:rsidR="00142021" w:rsidRPr="00142021" w:rsidRDefault="008A4A3A" w:rsidP="00142021">
      <w:pPr>
        <w:ind w:left="420" w:hanging="420"/>
        <w:rPr>
          <w:rFonts w:ascii="Times New Roman" w:hAnsi="Times New Roman" w:cs="Times New Roman"/>
          <w:noProof/>
        </w:rPr>
      </w:pPr>
      <w:r>
        <w:fldChar w:fldCharType="begin"/>
      </w:r>
      <w:r w:rsidR="00485491">
        <w:instrText xml:space="preserve"> ADDIN EN.REFLIST </w:instrText>
      </w:r>
      <w:r>
        <w:fldChar w:fldCharType="separate"/>
      </w:r>
      <w:bookmarkStart w:id="2" w:name="_ENREF_1"/>
      <w:r w:rsidR="00142021" w:rsidRPr="00142021">
        <w:rPr>
          <w:rFonts w:ascii="Times New Roman" w:hAnsi="Times New Roman" w:cs="Times New Roman"/>
          <w:noProof/>
        </w:rPr>
        <w:t>[1]</w:t>
      </w:r>
      <w:r w:rsidR="00142021" w:rsidRPr="00142021">
        <w:rPr>
          <w:rFonts w:ascii="Times New Roman" w:hAnsi="Times New Roman" w:cs="Times New Roman"/>
          <w:noProof/>
        </w:rPr>
        <w:tab/>
        <w:t xml:space="preserve">Apple, Inc. (2011). </w:t>
      </w:r>
      <w:r w:rsidR="00142021" w:rsidRPr="00142021">
        <w:rPr>
          <w:rFonts w:ascii="Times New Roman" w:hAnsi="Times New Roman" w:cs="Times New Roman"/>
          <w:i/>
          <w:noProof/>
        </w:rPr>
        <w:t>iTunes</w:t>
      </w:r>
      <w:r w:rsidR="00142021" w:rsidRPr="00142021">
        <w:rPr>
          <w:rFonts w:ascii="Times New Roman" w:hAnsi="Times New Roman" w:cs="Times New Roman"/>
          <w:noProof/>
        </w:rPr>
        <w:t xml:space="preserve"> (ver. 10.3.1.55).</w:t>
      </w:r>
      <w:bookmarkEnd w:id="2"/>
    </w:p>
    <w:p w14:paraId="6BDC08E2" w14:textId="77777777" w:rsidR="00142021" w:rsidRPr="00142021" w:rsidRDefault="00142021" w:rsidP="00142021">
      <w:pPr>
        <w:ind w:left="420" w:hanging="420"/>
        <w:rPr>
          <w:rFonts w:ascii="Times New Roman" w:hAnsi="Times New Roman" w:cs="Times New Roman"/>
          <w:i/>
          <w:noProof/>
        </w:rPr>
      </w:pPr>
      <w:bookmarkStart w:id="3" w:name="_ENREF_2"/>
      <w:r w:rsidRPr="00142021">
        <w:rPr>
          <w:rFonts w:ascii="Times New Roman" w:hAnsi="Times New Roman" w:cs="Times New Roman"/>
          <w:noProof/>
        </w:rPr>
        <w:t>[2]</w:t>
      </w:r>
      <w:r w:rsidRPr="00142021">
        <w:rPr>
          <w:rFonts w:ascii="Times New Roman" w:hAnsi="Times New Roman" w:cs="Times New Roman"/>
          <w:noProof/>
        </w:rPr>
        <w:tab/>
        <w:t xml:space="preserve">Berlin, I. (1946). </w:t>
      </w:r>
      <w:bookmarkStart w:id="4" w:name="_GoBack"/>
      <w:bookmarkEnd w:id="4"/>
      <w:r w:rsidRPr="00142021">
        <w:rPr>
          <w:rFonts w:ascii="Times New Roman" w:hAnsi="Times New Roman" w:cs="Times New Roman"/>
          <w:i/>
          <w:noProof/>
        </w:rPr>
        <w:t>Annie Get Your Gun.</w:t>
      </w:r>
      <w:bookmarkEnd w:id="3"/>
    </w:p>
    <w:p w14:paraId="734DB811" w14:textId="77777777" w:rsidR="00142021" w:rsidRPr="00142021" w:rsidRDefault="00142021" w:rsidP="00142021">
      <w:pPr>
        <w:ind w:left="420" w:hanging="420"/>
        <w:rPr>
          <w:rFonts w:ascii="Times New Roman" w:hAnsi="Times New Roman" w:cs="Times New Roman"/>
          <w:noProof/>
        </w:rPr>
      </w:pPr>
      <w:bookmarkStart w:id="5" w:name="_ENREF_3"/>
      <w:r w:rsidRPr="00142021">
        <w:rPr>
          <w:rFonts w:ascii="Times New Roman" w:hAnsi="Times New Roman" w:cs="Times New Roman"/>
          <w:noProof/>
        </w:rPr>
        <w:t>[3]</w:t>
      </w:r>
      <w:r w:rsidRPr="00142021">
        <w:rPr>
          <w:rFonts w:ascii="Times New Roman" w:hAnsi="Times New Roman" w:cs="Times New Roman"/>
          <w:noProof/>
        </w:rPr>
        <w:tab/>
        <w:t xml:space="preserve">Flowchart Software (2011). </w:t>
      </w:r>
      <w:r w:rsidRPr="00142021">
        <w:rPr>
          <w:rFonts w:ascii="Times New Roman" w:hAnsi="Times New Roman" w:cs="Times New Roman"/>
          <w:i/>
          <w:noProof/>
        </w:rPr>
        <w:t>Online flow charts software service with realtime collaboration</w:t>
      </w:r>
      <w:r w:rsidRPr="00142021">
        <w:rPr>
          <w:rFonts w:ascii="Times New Roman" w:hAnsi="Times New Roman" w:cs="Times New Roman"/>
          <w:noProof/>
        </w:rPr>
        <w:t xml:space="preserve">. (Version 2.4-r11, updated 2011/06/10 03:07 UTC.) flowchart.com </w:t>
      </w:r>
      <w:r w:rsidRPr="00142021">
        <w:rPr>
          <w:rFonts w:ascii="Times New Roman" w:hAnsi="Times New Roman" w:cs="Times New Roman"/>
          <w:i/>
          <w:noProof/>
        </w:rPr>
        <w:t xml:space="preserve">accessed </w:t>
      </w:r>
      <w:r w:rsidRPr="00142021">
        <w:rPr>
          <w:rFonts w:ascii="Times New Roman" w:hAnsi="Times New Roman" w:cs="Times New Roman"/>
          <w:noProof/>
        </w:rPr>
        <w:t>6/12/2011.</w:t>
      </w:r>
      <w:bookmarkEnd w:id="5"/>
    </w:p>
    <w:p w14:paraId="079B48A9" w14:textId="77777777" w:rsidR="00142021" w:rsidRPr="00142021" w:rsidRDefault="00142021" w:rsidP="00142021">
      <w:pPr>
        <w:ind w:left="420" w:hanging="420"/>
        <w:rPr>
          <w:rFonts w:ascii="Times New Roman" w:hAnsi="Times New Roman" w:cs="Times New Roman"/>
          <w:noProof/>
        </w:rPr>
      </w:pPr>
      <w:bookmarkStart w:id="6" w:name="_ENREF_4"/>
      <w:r w:rsidRPr="00142021">
        <w:rPr>
          <w:rFonts w:ascii="Times New Roman" w:hAnsi="Times New Roman" w:cs="Times New Roman"/>
          <w:noProof/>
        </w:rPr>
        <w:t>[4]</w:t>
      </w:r>
      <w:r w:rsidRPr="00142021">
        <w:rPr>
          <w:rFonts w:ascii="Times New Roman" w:hAnsi="Times New Roman" w:cs="Times New Roman"/>
          <w:noProof/>
        </w:rPr>
        <w:tab/>
        <w:t xml:space="preserve">Google (2011). </w:t>
      </w:r>
      <w:r w:rsidRPr="00142021">
        <w:rPr>
          <w:rFonts w:ascii="Times New Roman" w:hAnsi="Times New Roman" w:cs="Times New Roman"/>
          <w:i/>
          <w:noProof/>
        </w:rPr>
        <w:t>Exploring Computational Thinking: Lessons and Examples</w:t>
      </w:r>
      <w:r w:rsidRPr="00142021">
        <w:rPr>
          <w:rFonts w:ascii="Times New Roman" w:hAnsi="Times New Roman" w:cs="Times New Roman"/>
          <w:noProof/>
        </w:rPr>
        <w:t xml:space="preserve">. www.google.com/edu/ computational-thinking/lessons.html </w:t>
      </w:r>
      <w:r w:rsidRPr="00142021">
        <w:rPr>
          <w:rFonts w:ascii="Times New Roman" w:hAnsi="Times New Roman" w:cs="Times New Roman"/>
          <w:i/>
          <w:noProof/>
        </w:rPr>
        <w:t xml:space="preserve">accessed </w:t>
      </w:r>
      <w:r w:rsidRPr="00142021">
        <w:rPr>
          <w:rFonts w:ascii="Times New Roman" w:hAnsi="Times New Roman" w:cs="Times New Roman"/>
          <w:noProof/>
        </w:rPr>
        <w:t>6/3/2011.</w:t>
      </w:r>
      <w:bookmarkEnd w:id="6"/>
    </w:p>
    <w:p w14:paraId="6B3F1ED5" w14:textId="77777777" w:rsidR="00142021" w:rsidRPr="00142021" w:rsidRDefault="00142021" w:rsidP="00142021">
      <w:pPr>
        <w:ind w:left="420" w:hanging="420"/>
        <w:rPr>
          <w:rFonts w:ascii="Times New Roman" w:hAnsi="Times New Roman" w:cs="Times New Roman"/>
          <w:noProof/>
        </w:rPr>
      </w:pPr>
      <w:bookmarkStart w:id="7" w:name="_ENREF_5"/>
      <w:r w:rsidRPr="00142021">
        <w:rPr>
          <w:rFonts w:ascii="Times New Roman" w:hAnsi="Times New Roman" w:cs="Times New Roman"/>
          <w:noProof/>
        </w:rPr>
        <w:t>[5]</w:t>
      </w:r>
      <w:r w:rsidRPr="00142021">
        <w:rPr>
          <w:rFonts w:ascii="Times New Roman" w:hAnsi="Times New Roman" w:cs="Times New Roman"/>
          <w:noProof/>
        </w:rPr>
        <w:tab/>
        <w:t xml:space="preserve">Google (2011). </w:t>
      </w:r>
      <w:r w:rsidRPr="00142021">
        <w:rPr>
          <w:rFonts w:ascii="Times New Roman" w:hAnsi="Times New Roman" w:cs="Times New Roman"/>
          <w:i/>
          <w:noProof/>
        </w:rPr>
        <w:t>Exploring Computational Thinking</w:t>
      </w:r>
      <w:r w:rsidRPr="00142021">
        <w:rPr>
          <w:rFonts w:ascii="Times New Roman" w:hAnsi="Times New Roman" w:cs="Times New Roman"/>
          <w:noProof/>
        </w:rPr>
        <w:t xml:space="preserve">. www.google.com/edu/computational-thinking </w:t>
      </w:r>
      <w:r w:rsidRPr="00142021">
        <w:rPr>
          <w:rFonts w:ascii="Times New Roman" w:hAnsi="Times New Roman" w:cs="Times New Roman"/>
          <w:i/>
          <w:noProof/>
        </w:rPr>
        <w:t xml:space="preserve">accessed </w:t>
      </w:r>
      <w:r w:rsidRPr="00142021">
        <w:rPr>
          <w:rFonts w:ascii="Times New Roman" w:hAnsi="Times New Roman" w:cs="Times New Roman"/>
          <w:noProof/>
        </w:rPr>
        <w:t>6/3/2011.</w:t>
      </w:r>
      <w:bookmarkEnd w:id="7"/>
    </w:p>
    <w:p w14:paraId="6F8ECE5B" w14:textId="77777777" w:rsidR="00142021" w:rsidRPr="00142021" w:rsidRDefault="00142021" w:rsidP="00142021">
      <w:pPr>
        <w:ind w:left="420" w:hanging="420"/>
        <w:rPr>
          <w:rFonts w:ascii="Times New Roman" w:hAnsi="Times New Roman" w:cs="Times New Roman"/>
          <w:noProof/>
        </w:rPr>
      </w:pPr>
      <w:bookmarkStart w:id="8" w:name="_ENREF_6"/>
      <w:r w:rsidRPr="00142021">
        <w:rPr>
          <w:rFonts w:ascii="Times New Roman" w:hAnsi="Times New Roman" w:cs="Times New Roman"/>
          <w:noProof/>
        </w:rPr>
        <w:t>[6]</w:t>
      </w:r>
      <w:r w:rsidRPr="00142021">
        <w:rPr>
          <w:rFonts w:ascii="Times New Roman" w:hAnsi="Times New Roman" w:cs="Times New Roman"/>
          <w:noProof/>
        </w:rPr>
        <w:tab/>
        <w:t xml:space="preserve">Guzdial, M. (2010). </w:t>
      </w:r>
      <w:r w:rsidRPr="00142021">
        <w:rPr>
          <w:rFonts w:ascii="Times New Roman" w:hAnsi="Times New Roman" w:cs="Times New Roman"/>
          <w:i/>
          <w:noProof/>
        </w:rPr>
        <w:t>Go to the Data: Two stories of (really) Computational Thinking</w:t>
      </w:r>
      <w:r w:rsidRPr="00142021">
        <w:rPr>
          <w:rFonts w:ascii="Times New Roman" w:hAnsi="Times New Roman" w:cs="Times New Roman"/>
          <w:noProof/>
        </w:rPr>
        <w:t xml:space="preserve">. Computing Education Blog. computinged.wordpress.com/2010/08/12/go-to-the-data-two-stories-of-really-computational-thinking </w:t>
      </w:r>
      <w:r w:rsidRPr="00142021">
        <w:rPr>
          <w:rFonts w:ascii="Times New Roman" w:hAnsi="Times New Roman" w:cs="Times New Roman"/>
          <w:i/>
          <w:noProof/>
        </w:rPr>
        <w:t xml:space="preserve">accessed </w:t>
      </w:r>
      <w:r w:rsidRPr="00142021">
        <w:rPr>
          <w:rFonts w:ascii="Times New Roman" w:hAnsi="Times New Roman" w:cs="Times New Roman"/>
          <w:noProof/>
        </w:rPr>
        <w:t>6/2/2011.</w:t>
      </w:r>
      <w:bookmarkEnd w:id="8"/>
    </w:p>
    <w:p w14:paraId="548F785C" w14:textId="77777777" w:rsidR="00142021" w:rsidRPr="00142021" w:rsidRDefault="00142021" w:rsidP="00142021">
      <w:pPr>
        <w:ind w:left="420" w:hanging="420"/>
        <w:rPr>
          <w:rFonts w:ascii="Times New Roman" w:hAnsi="Times New Roman" w:cs="Times New Roman"/>
          <w:noProof/>
        </w:rPr>
      </w:pPr>
      <w:bookmarkStart w:id="9" w:name="_ENREF_7"/>
      <w:r w:rsidRPr="00142021">
        <w:rPr>
          <w:rFonts w:ascii="Times New Roman" w:hAnsi="Times New Roman" w:cs="Times New Roman"/>
          <w:noProof/>
        </w:rPr>
        <w:t>[7]</w:t>
      </w:r>
      <w:r w:rsidRPr="00142021">
        <w:rPr>
          <w:rFonts w:ascii="Times New Roman" w:hAnsi="Times New Roman" w:cs="Times New Roman"/>
          <w:noProof/>
        </w:rPr>
        <w:tab/>
        <w:t xml:space="preserve">Harrell, J. (2009). </w:t>
      </w:r>
      <w:r w:rsidRPr="00142021">
        <w:rPr>
          <w:rFonts w:ascii="Times New Roman" w:hAnsi="Times New Roman" w:cs="Times New Roman"/>
          <w:i/>
          <w:noProof/>
        </w:rPr>
        <w:t>Koufukuron ("On Joy")</w:t>
      </w:r>
      <w:r w:rsidRPr="00142021">
        <w:rPr>
          <w:rFonts w:ascii="Times New Roman" w:hAnsi="Times New Roman" w:cs="Times New Roman"/>
          <w:noProof/>
        </w:rPr>
        <w:t xml:space="preserve">. jeannr.tumblr.com/post/165291081/i-made-a-flow-chart-that-we-might-better </w:t>
      </w:r>
      <w:r w:rsidRPr="00142021">
        <w:rPr>
          <w:rFonts w:ascii="Times New Roman" w:hAnsi="Times New Roman" w:cs="Times New Roman"/>
          <w:i/>
          <w:noProof/>
        </w:rPr>
        <w:t xml:space="preserve">accessed </w:t>
      </w:r>
      <w:r w:rsidRPr="00142021">
        <w:rPr>
          <w:rFonts w:ascii="Times New Roman" w:hAnsi="Times New Roman" w:cs="Times New Roman"/>
          <w:noProof/>
        </w:rPr>
        <w:t>12/25/2009, reproduced courtesy of the author.</w:t>
      </w:r>
      <w:bookmarkEnd w:id="9"/>
    </w:p>
    <w:p w14:paraId="1F0952A4" w14:textId="77777777" w:rsidR="00142021" w:rsidRPr="00142021" w:rsidRDefault="00142021" w:rsidP="00142021">
      <w:pPr>
        <w:ind w:left="420" w:hanging="420"/>
        <w:rPr>
          <w:rFonts w:ascii="Times New Roman" w:hAnsi="Times New Roman" w:cs="Times New Roman"/>
          <w:noProof/>
        </w:rPr>
      </w:pPr>
      <w:bookmarkStart w:id="10" w:name="_ENREF_8"/>
      <w:r w:rsidRPr="00142021">
        <w:rPr>
          <w:rFonts w:ascii="Times New Roman" w:hAnsi="Times New Roman" w:cs="Times New Roman"/>
          <w:noProof/>
        </w:rPr>
        <w:t>[8]</w:t>
      </w:r>
      <w:r w:rsidRPr="00142021">
        <w:rPr>
          <w:rFonts w:ascii="Times New Roman" w:hAnsi="Times New Roman" w:cs="Times New Roman"/>
          <w:noProof/>
        </w:rPr>
        <w:tab/>
        <w:t xml:space="preserve">Hetland, L., Winner, E., Veenema, S., &amp; Sheridan, K.M. (2007). </w:t>
      </w:r>
      <w:r w:rsidRPr="00142021">
        <w:rPr>
          <w:rFonts w:ascii="Times New Roman" w:hAnsi="Times New Roman" w:cs="Times New Roman"/>
          <w:i/>
          <w:noProof/>
        </w:rPr>
        <w:t>Studio Thinking: The Real Benefits of Visual Arts Education</w:t>
      </w:r>
      <w:r w:rsidRPr="00142021">
        <w:rPr>
          <w:rFonts w:ascii="Times New Roman" w:hAnsi="Times New Roman" w:cs="Times New Roman"/>
          <w:noProof/>
        </w:rPr>
        <w:t>. New York: Teachers College Press.</w:t>
      </w:r>
      <w:bookmarkEnd w:id="10"/>
    </w:p>
    <w:p w14:paraId="43B422AA" w14:textId="77777777" w:rsidR="00142021" w:rsidRPr="00142021" w:rsidRDefault="00142021" w:rsidP="00142021">
      <w:pPr>
        <w:ind w:left="420" w:hanging="420"/>
        <w:rPr>
          <w:rFonts w:ascii="Times New Roman" w:hAnsi="Times New Roman" w:cs="Times New Roman"/>
          <w:noProof/>
        </w:rPr>
      </w:pPr>
      <w:bookmarkStart w:id="11" w:name="_ENREF_9"/>
      <w:r w:rsidRPr="00142021">
        <w:rPr>
          <w:rFonts w:ascii="Times New Roman" w:hAnsi="Times New Roman" w:cs="Times New Roman"/>
          <w:noProof/>
        </w:rPr>
        <w:t>[9]</w:t>
      </w:r>
      <w:r w:rsidRPr="00142021">
        <w:rPr>
          <w:rFonts w:ascii="Times New Roman" w:hAnsi="Times New Roman" w:cs="Times New Roman"/>
          <w:noProof/>
        </w:rPr>
        <w:tab/>
        <w:t xml:space="preserve">Karplus, K. (2010). </w:t>
      </w:r>
      <w:r w:rsidRPr="00142021">
        <w:rPr>
          <w:rFonts w:ascii="Times New Roman" w:hAnsi="Times New Roman" w:cs="Times New Roman"/>
          <w:i/>
          <w:noProof/>
        </w:rPr>
        <w:t>Algorithmic vs. Computational Thinking</w:t>
      </w:r>
      <w:r w:rsidRPr="00142021">
        <w:rPr>
          <w:rFonts w:ascii="Times New Roman" w:hAnsi="Times New Roman" w:cs="Times New Roman"/>
          <w:noProof/>
        </w:rPr>
        <w:t xml:space="preserve">. "Gas station without pumps" blog. gasstationwithoutpumps.wordpress.com/2010/08/12/algorithmic-vs-computational-thinking </w:t>
      </w:r>
      <w:r w:rsidRPr="00142021">
        <w:rPr>
          <w:rFonts w:ascii="Times New Roman" w:hAnsi="Times New Roman" w:cs="Times New Roman"/>
          <w:i/>
          <w:noProof/>
        </w:rPr>
        <w:t xml:space="preserve">accessed </w:t>
      </w:r>
      <w:r w:rsidRPr="00142021">
        <w:rPr>
          <w:rFonts w:ascii="Times New Roman" w:hAnsi="Times New Roman" w:cs="Times New Roman"/>
          <w:noProof/>
        </w:rPr>
        <w:t>6/3/2011.</w:t>
      </w:r>
      <w:bookmarkEnd w:id="11"/>
    </w:p>
    <w:p w14:paraId="70A2995D" w14:textId="77777777" w:rsidR="00142021" w:rsidRPr="00142021" w:rsidRDefault="00142021" w:rsidP="00142021">
      <w:pPr>
        <w:ind w:left="420" w:hanging="420"/>
        <w:rPr>
          <w:rFonts w:ascii="Times New Roman" w:hAnsi="Times New Roman" w:cs="Times New Roman"/>
          <w:noProof/>
        </w:rPr>
      </w:pPr>
      <w:bookmarkStart w:id="12" w:name="_ENREF_10"/>
      <w:r w:rsidRPr="00142021">
        <w:rPr>
          <w:rFonts w:ascii="Times New Roman" w:hAnsi="Times New Roman" w:cs="Times New Roman"/>
          <w:noProof/>
        </w:rPr>
        <w:t>[10]</w:t>
      </w:r>
      <w:r w:rsidRPr="00142021">
        <w:rPr>
          <w:rFonts w:ascii="Times New Roman" w:hAnsi="Times New Roman" w:cs="Times New Roman"/>
          <w:noProof/>
        </w:rPr>
        <w:tab/>
        <w:t xml:space="preserve">MIT Scratch Team (2009). </w:t>
      </w:r>
      <w:r w:rsidRPr="00142021">
        <w:rPr>
          <w:rFonts w:ascii="Times New Roman" w:hAnsi="Times New Roman" w:cs="Times New Roman"/>
          <w:i/>
          <w:noProof/>
        </w:rPr>
        <w:t>Scratch</w:t>
      </w:r>
      <w:r w:rsidRPr="00142021">
        <w:rPr>
          <w:rFonts w:ascii="Times New Roman" w:hAnsi="Times New Roman" w:cs="Times New Roman"/>
          <w:noProof/>
        </w:rPr>
        <w:t xml:space="preserve">. scratch.mit.edu </w:t>
      </w:r>
      <w:r w:rsidRPr="00142021">
        <w:rPr>
          <w:rFonts w:ascii="Times New Roman" w:hAnsi="Times New Roman" w:cs="Times New Roman"/>
          <w:i/>
          <w:noProof/>
        </w:rPr>
        <w:t xml:space="preserve">accessed </w:t>
      </w:r>
      <w:r w:rsidRPr="00142021">
        <w:rPr>
          <w:rFonts w:ascii="Times New Roman" w:hAnsi="Times New Roman" w:cs="Times New Roman"/>
          <w:noProof/>
        </w:rPr>
        <w:t>12/21/2009.</w:t>
      </w:r>
      <w:bookmarkEnd w:id="12"/>
    </w:p>
    <w:p w14:paraId="28E27B2C" w14:textId="77777777" w:rsidR="00142021" w:rsidRPr="00142021" w:rsidRDefault="00142021" w:rsidP="00142021">
      <w:pPr>
        <w:ind w:left="420" w:hanging="420"/>
        <w:rPr>
          <w:rFonts w:ascii="Times New Roman" w:hAnsi="Times New Roman" w:cs="Times New Roman"/>
          <w:noProof/>
        </w:rPr>
      </w:pPr>
      <w:bookmarkStart w:id="13" w:name="_ENREF_11"/>
      <w:r w:rsidRPr="00142021">
        <w:rPr>
          <w:rFonts w:ascii="Times New Roman" w:hAnsi="Times New Roman" w:cs="Times New Roman"/>
          <w:noProof/>
        </w:rPr>
        <w:t>[11]</w:t>
      </w:r>
      <w:r w:rsidRPr="00142021">
        <w:rPr>
          <w:rFonts w:ascii="Times New Roman" w:hAnsi="Times New Roman" w:cs="Times New Roman"/>
          <w:noProof/>
        </w:rPr>
        <w:tab/>
        <w:t xml:space="preserve">Resnick, M., Maloney, J., Monroyhernández, A., Rusk, N., Eastmond, E., Brennan, K., Millner, A., Rosenbaum, E., Silver, J., Silverman, B., &amp; Kafai, Y. (2009). </w:t>
      </w:r>
      <w:r w:rsidRPr="00142021">
        <w:rPr>
          <w:rFonts w:ascii="Times New Roman" w:hAnsi="Times New Roman" w:cs="Times New Roman"/>
          <w:i/>
          <w:noProof/>
        </w:rPr>
        <w:t>Scratch Programming for All.</w:t>
      </w:r>
      <w:r w:rsidRPr="00142021">
        <w:rPr>
          <w:rFonts w:ascii="Times New Roman" w:hAnsi="Times New Roman" w:cs="Times New Roman"/>
          <w:noProof/>
        </w:rPr>
        <w:t xml:space="preserve"> Comm. of the ACM </w:t>
      </w:r>
      <w:r w:rsidRPr="00142021">
        <w:rPr>
          <w:rFonts w:ascii="Times New Roman" w:hAnsi="Times New Roman" w:cs="Times New Roman"/>
          <w:b/>
          <w:noProof/>
        </w:rPr>
        <w:t>52</w:t>
      </w:r>
      <w:r w:rsidRPr="00142021">
        <w:rPr>
          <w:rFonts w:ascii="Times New Roman" w:hAnsi="Times New Roman" w:cs="Times New Roman"/>
          <w:noProof/>
        </w:rPr>
        <w:t>(11):60-67.</w:t>
      </w:r>
      <w:bookmarkEnd w:id="13"/>
    </w:p>
    <w:p w14:paraId="139C2087" w14:textId="77777777" w:rsidR="00142021" w:rsidRPr="00142021" w:rsidRDefault="00142021" w:rsidP="00142021">
      <w:pPr>
        <w:ind w:left="420" w:hanging="420"/>
        <w:rPr>
          <w:rFonts w:ascii="Times New Roman" w:hAnsi="Times New Roman" w:cs="Times New Roman"/>
          <w:noProof/>
        </w:rPr>
      </w:pPr>
      <w:bookmarkStart w:id="14" w:name="_ENREF_12"/>
      <w:r w:rsidRPr="00142021">
        <w:rPr>
          <w:rFonts w:ascii="Times New Roman" w:hAnsi="Times New Roman" w:cs="Times New Roman"/>
          <w:noProof/>
        </w:rPr>
        <w:t>[12]</w:t>
      </w:r>
      <w:r w:rsidRPr="00142021">
        <w:rPr>
          <w:rFonts w:ascii="Times New Roman" w:hAnsi="Times New Roman" w:cs="Times New Roman"/>
          <w:noProof/>
        </w:rPr>
        <w:tab/>
        <w:t xml:space="preserve">Ruthmann, S.A. (2009). </w:t>
      </w:r>
      <w:r w:rsidRPr="00142021">
        <w:rPr>
          <w:rFonts w:ascii="Times New Roman" w:hAnsi="Times New Roman" w:cs="Times New Roman"/>
          <w:i/>
          <w:noProof/>
        </w:rPr>
        <w:t>Computational Zeppelin</w:t>
      </w:r>
      <w:r w:rsidRPr="00142021">
        <w:rPr>
          <w:rFonts w:ascii="Times New Roman" w:hAnsi="Times New Roman" w:cs="Times New Roman"/>
          <w:noProof/>
        </w:rPr>
        <w:t xml:space="preserve">. scratch.mit.edu/projects/alexruthmann/736779 </w:t>
      </w:r>
      <w:r w:rsidRPr="00142021">
        <w:rPr>
          <w:rFonts w:ascii="Times New Roman" w:hAnsi="Times New Roman" w:cs="Times New Roman"/>
          <w:i/>
          <w:noProof/>
        </w:rPr>
        <w:t xml:space="preserve">accessed </w:t>
      </w:r>
      <w:r w:rsidRPr="00142021">
        <w:rPr>
          <w:rFonts w:ascii="Times New Roman" w:hAnsi="Times New Roman" w:cs="Times New Roman"/>
          <w:noProof/>
        </w:rPr>
        <w:t>1/5/2010.</w:t>
      </w:r>
      <w:bookmarkEnd w:id="14"/>
    </w:p>
    <w:p w14:paraId="679890D7" w14:textId="77777777" w:rsidR="00142021" w:rsidRPr="00142021" w:rsidRDefault="00142021" w:rsidP="00142021">
      <w:pPr>
        <w:ind w:left="420" w:hanging="420"/>
        <w:rPr>
          <w:rFonts w:ascii="Times New Roman" w:hAnsi="Times New Roman" w:cs="Times New Roman"/>
          <w:noProof/>
        </w:rPr>
      </w:pPr>
      <w:bookmarkStart w:id="15" w:name="_ENREF_13"/>
      <w:r w:rsidRPr="00142021">
        <w:rPr>
          <w:rFonts w:ascii="Times New Roman" w:hAnsi="Times New Roman" w:cs="Times New Roman"/>
          <w:noProof/>
        </w:rPr>
        <w:t>[13]</w:t>
      </w:r>
      <w:r w:rsidRPr="00142021">
        <w:rPr>
          <w:rFonts w:ascii="Times New Roman" w:hAnsi="Times New Roman" w:cs="Times New Roman"/>
          <w:noProof/>
        </w:rPr>
        <w:tab/>
        <w:t xml:space="preserve">Steinman, J. (1983). </w:t>
      </w:r>
      <w:r w:rsidRPr="00142021">
        <w:rPr>
          <w:rFonts w:ascii="Times New Roman" w:hAnsi="Times New Roman" w:cs="Times New Roman"/>
          <w:i/>
          <w:noProof/>
        </w:rPr>
        <w:t>Bonnie Tyler "Total Eclipse of the Heart" Lyrics</w:t>
      </w:r>
      <w:r w:rsidRPr="00142021">
        <w:rPr>
          <w:rFonts w:ascii="Times New Roman" w:hAnsi="Times New Roman" w:cs="Times New Roman"/>
          <w:noProof/>
        </w:rPr>
        <w:t xml:space="preserve">. www.sing365.com/music/ lyric.nsf/total-eclipse-of-the-heart-lyrics-bonnie-tyler/fb0f584f5cd507a4482569910025c3c1 </w:t>
      </w:r>
      <w:r w:rsidRPr="00142021">
        <w:rPr>
          <w:rFonts w:ascii="Times New Roman" w:hAnsi="Times New Roman" w:cs="Times New Roman"/>
          <w:i/>
          <w:noProof/>
        </w:rPr>
        <w:t xml:space="preserve">accessed </w:t>
      </w:r>
      <w:r w:rsidRPr="00142021">
        <w:rPr>
          <w:rFonts w:ascii="Times New Roman" w:hAnsi="Times New Roman" w:cs="Times New Roman"/>
          <w:noProof/>
        </w:rPr>
        <w:t>6/12/2011.</w:t>
      </w:r>
      <w:bookmarkEnd w:id="15"/>
    </w:p>
    <w:p w14:paraId="62F971FA" w14:textId="77777777" w:rsidR="00142021" w:rsidRPr="00142021" w:rsidRDefault="00142021" w:rsidP="00142021">
      <w:pPr>
        <w:ind w:left="420" w:hanging="420"/>
        <w:rPr>
          <w:rFonts w:ascii="Times New Roman" w:hAnsi="Times New Roman" w:cs="Times New Roman"/>
          <w:noProof/>
        </w:rPr>
      </w:pPr>
      <w:bookmarkStart w:id="16" w:name="_ENREF_14"/>
      <w:r w:rsidRPr="00142021">
        <w:rPr>
          <w:rFonts w:ascii="Times New Roman" w:hAnsi="Times New Roman" w:cs="Times New Roman"/>
          <w:noProof/>
        </w:rPr>
        <w:t>[14]</w:t>
      </w:r>
      <w:r w:rsidRPr="00142021">
        <w:rPr>
          <w:rFonts w:ascii="Times New Roman" w:hAnsi="Times New Roman" w:cs="Times New Roman"/>
          <w:noProof/>
        </w:rPr>
        <w:tab/>
        <w:t xml:space="preserve">Univ. of Massachusetts Lowell (2011). </w:t>
      </w:r>
      <w:r w:rsidRPr="00142021">
        <w:rPr>
          <w:rFonts w:ascii="Times New Roman" w:hAnsi="Times New Roman" w:cs="Times New Roman"/>
          <w:i/>
          <w:noProof/>
        </w:rPr>
        <w:t>General Education Program</w:t>
      </w:r>
      <w:r w:rsidRPr="00142021">
        <w:rPr>
          <w:rFonts w:ascii="Times New Roman" w:hAnsi="Times New Roman" w:cs="Times New Roman"/>
          <w:noProof/>
        </w:rPr>
        <w:t xml:space="preserve">. www.uml.edu/gened/index.html </w:t>
      </w:r>
      <w:r w:rsidRPr="00142021">
        <w:rPr>
          <w:rFonts w:ascii="Times New Roman" w:hAnsi="Times New Roman" w:cs="Times New Roman"/>
          <w:i/>
          <w:noProof/>
        </w:rPr>
        <w:t xml:space="preserve">accessed </w:t>
      </w:r>
      <w:r w:rsidRPr="00142021">
        <w:rPr>
          <w:rFonts w:ascii="Times New Roman" w:hAnsi="Times New Roman" w:cs="Times New Roman"/>
          <w:noProof/>
        </w:rPr>
        <w:t>6/14/2011.</w:t>
      </w:r>
      <w:bookmarkEnd w:id="16"/>
    </w:p>
    <w:p w14:paraId="169676EA" w14:textId="77777777" w:rsidR="00142021" w:rsidRPr="00142021" w:rsidRDefault="00142021" w:rsidP="00142021">
      <w:pPr>
        <w:ind w:left="420" w:hanging="420"/>
        <w:rPr>
          <w:rFonts w:ascii="Times New Roman" w:hAnsi="Times New Roman" w:cs="Times New Roman"/>
          <w:noProof/>
        </w:rPr>
      </w:pPr>
      <w:bookmarkStart w:id="17" w:name="_ENREF_15"/>
      <w:r w:rsidRPr="00142021">
        <w:rPr>
          <w:rFonts w:ascii="Times New Roman" w:hAnsi="Times New Roman" w:cs="Times New Roman"/>
          <w:noProof/>
        </w:rPr>
        <w:t>[15]</w:t>
      </w:r>
      <w:r w:rsidRPr="00142021">
        <w:rPr>
          <w:rFonts w:ascii="Times New Roman" w:hAnsi="Times New Roman" w:cs="Times New Roman"/>
          <w:noProof/>
        </w:rPr>
        <w:tab/>
        <w:t xml:space="preserve">Univ. of Massachusetts Lowell (2011). </w:t>
      </w:r>
      <w:r w:rsidRPr="00142021">
        <w:rPr>
          <w:rFonts w:ascii="Times New Roman" w:hAnsi="Times New Roman" w:cs="Times New Roman"/>
          <w:i/>
          <w:noProof/>
        </w:rPr>
        <w:t>Courses Approved for General Education 2000 Program</w:t>
      </w:r>
      <w:r w:rsidRPr="00142021">
        <w:rPr>
          <w:rFonts w:ascii="Times New Roman" w:hAnsi="Times New Roman" w:cs="Times New Roman"/>
          <w:noProof/>
        </w:rPr>
        <w:t xml:space="preserve">. www.uml.edu/gened/courses.html </w:t>
      </w:r>
      <w:r w:rsidRPr="00142021">
        <w:rPr>
          <w:rFonts w:ascii="Times New Roman" w:hAnsi="Times New Roman" w:cs="Times New Roman"/>
          <w:i/>
          <w:noProof/>
        </w:rPr>
        <w:t xml:space="preserve">accessed </w:t>
      </w:r>
      <w:r w:rsidRPr="00142021">
        <w:rPr>
          <w:rFonts w:ascii="Times New Roman" w:hAnsi="Times New Roman" w:cs="Times New Roman"/>
          <w:noProof/>
        </w:rPr>
        <w:t>6/14/2011.</w:t>
      </w:r>
      <w:bookmarkEnd w:id="17"/>
    </w:p>
    <w:p w14:paraId="255CA27C" w14:textId="77777777" w:rsidR="00142021" w:rsidRPr="00142021" w:rsidRDefault="00142021" w:rsidP="00142021">
      <w:pPr>
        <w:ind w:left="420" w:hanging="420"/>
        <w:rPr>
          <w:rFonts w:ascii="Times New Roman" w:hAnsi="Times New Roman" w:cs="Times New Roman"/>
          <w:noProof/>
        </w:rPr>
      </w:pPr>
      <w:bookmarkStart w:id="18" w:name="_ENREF_16"/>
      <w:r w:rsidRPr="00142021">
        <w:rPr>
          <w:rFonts w:ascii="Times New Roman" w:hAnsi="Times New Roman" w:cs="Times New Roman"/>
          <w:noProof/>
        </w:rPr>
        <w:t>[16]</w:t>
      </w:r>
      <w:r w:rsidRPr="00142021">
        <w:rPr>
          <w:rFonts w:ascii="Times New Roman" w:hAnsi="Times New Roman" w:cs="Times New Roman"/>
          <w:noProof/>
        </w:rPr>
        <w:tab/>
        <w:t xml:space="preserve">Wing, J.M. (2009). </w:t>
      </w:r>
      <w:r w:rsidRPr="00142021">
        <w:rPr>
          <w:rFonts w:ascii="Times New Roman" w:hAnsi="Times New Roman" w:cs="Times New Roman"/>
          <w:i/>
          <w:noProof/>
        </w:rPr>
        <w:t>Computational Thinking.</w:t>
      </w:r>
      <w:r w:rsidRPr="00142021">
        <w:rPr>
          <w:rFonts w:ascii="Times New Roman" w:hAnsi="Times New Roman" w:cs="Times New Roman"/>
          <w:noProof/>
        </w:rPr>
        <w:t xml:space="preserve"> Jrnl. of Computing Sciences in Colleges </w:t>
      </w:r>
      <w:r w:rsidRPr="00142021">
        <w:rPr>
          <w:rFonts w:ascii="Times New Roman" w:hAnsi="Times New Roman" w:cs="Times New Roman"/>
          <w:b/>
          <w:noProof/>
        </w:rPr>
        <w:t>24</w:t>
      </w:r>
      <w:r w:rsidRPr="00142021">
        <w:rPr>
          <w:rFonts w:ascii="Times New Roman" w:hAnsi="Times New Roman" w:cs="Times New Roman"/>
          <w:noProof/>
        </w:rPr>
        <w:t>(6):6–7.</w:t>
      </w:r>
      <w:bookmarkEnd w:id="18"/>
    </w:p>
    <w:p w14:paraId="6DD240B7" w14:textId="77777777" w:rsidR="00142021" w:rsidRPr="00142021" w:rsidRDefault="00142021" w:rsidP="00142021">
      <w:pPr>
        <w:ind w:left="420" w:hanging="420"/>
        <w:rPr>
          <w:rFonts w:ascii="Times New Roman" w:hAnsi="Times New Roman" w:cs="Times New Roman"/>
          <w:noProof/>
        </w:rPr>
      </w:pPr>
      <w:bookmarkStart w:id="19" w:name="_ENREF_17"/>
      <w:r w:rsidRPr="00142021">
        <w:rPr>
          <w:rFonts w:ascii="Times New Roman" w:hAnsi="Times New Roman" w:cs="Times New Roman"/>
          <w:noProof/>
        </w:rPr>
        <w:lastRenderedPageBreak/>
        <w:t>[17]</w:t>
      </w:r>
      <w:r w:rsidRPr="00142021">
        <w:rPr>
          <w:rFonts w:ascii="Times New Roman" w:hAnsi="Times New Roman" w:cs="Times New Roman"/>
          <w:noProof/>
        </w:rPr>
        <w:tab/>
        <w:t xml:space="preserve">Yanco, H.A., Kim, H.J., Martin, F.G., &amp; Silka, L. (2007). </w:t>
      </w:r>
      <w:r w:rsidRPr="00142021">
        <w:rPr>
          <w:rFonts w:ascii="Times New Roman" w:hAnsi="Times New Roman" w:cs="Times New Roman"/>
          <w:i/>
          <w:noProof/>
        </w:rPr>
        <w:t>Artbotics: Combining Art and Robotics to Broaden Participation in Computing</w:t>
      </w:r>
      <w:r w:rsidRPr="00142021">
        <w:rPr>
          <w:rFonts w:ascii="Times New Roman" w:hAnsi="Times New Roman" w:cs="Times New Roman"/>
          <w:noProof/>
        </w:rPr>
        <w:t>. AAAI Spring Symposium on Robots and Robot Venues: Resources for AI Education. Stanford, CA.</w:t>
      </w:r>
      <w:bookmarkEnd w:id="19"/>
    </w:p>
    <w:p w14:paraId="3609AC3C" w14:textId="77777777" w:rsidR="00142021" w:rsidRDefault="00142021" w:rsidP="00142021">
      <w:pPr>
        <w:rPr>
          <w:rFonts w:ascii="Times New Roman" w:hAnsi="Times New Roman" w:cs="Times New Roman"/>
          <w:noProof/>
        </w:rPr>
      </w:pPr>
    </w:p>
    <w:p w14:paraId="2C214819" w14:textId="77777777" w:rsidR="00A12728" w:rsidRDefault="008A4A3A" w:rsidP="00D42648">
      <w:pPr>
        <w:rPr>
          <w:rFonts w:ascii="Lucida Stars" w:hAnsi="Lucida Stars"/>
          <w:sz w:val="46"/>
          <w:lang w:val="en-US"/>
        </w:rPr>
      </w:pPr>
      <w:r>
        <w:fldChar w:fldCharType="end"/>
      </w:r>
    </w:p>
    <w:p w14:paraId="13D7B9CE" w14:textId="77777777" w:rsidR="00A12728" w:rsidRPr="00517C5E" w:rsidRDefault="00A12728" w:rsidP="006C4697">
      <w:pPr>
        <w:ind w:left="432" w:hanging="432"/>
        <w:rPr>
          <w:rFonts w:ascii="Lucida Stars" w:hAnsi="Lucida Stars"/>
          <w:sz w:val="16"/>
          <w:lang w:val="en-US"/>
        </w:rPr>
      </w:pPr>
    </w:p>
    <w:sectPr w:rsidR="00A12728" w:rsidRPr="00517C5E" w:rsidSect="007E2745">
      <w:headerReference w:type="default" r:id="rId19"/>
      <w:footerReference w:type="even" r:id="rId20"/>
      <w:footerReference w:type="default" r:id="rId21"/>
      <w:headerReference w:type="first" r:id="rId22"/>
      <w:footerReference w:type="first" r:id="rId23"/>
      <w:pgSz w:w="12240" w:h="15840" w:code="1"/>
      <w:pgMar w:top="1440" w:right="1440" w:bottom="1440" w:left="2160" w:header="1200" w:footer="120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61A318" w14:textId="77777777" w:rsidR="0025107B" w:rsidRDefault="0025107B" w:rsidP="00170DA8">
      <w:r>
        <w:separator/>
      </w:r>
    </w:p>
  </w:endnote>
  <w:endnote w:type="continuationSeparator" w:id="0">
    <w:p w14:paraId="7DB9B117" w14:textId="77777777" w:rsidR="0025107B" w:rsidRDefault="0025107B" w:rsidP="00170D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us Ornaments">
    <w:altName w:val="Helvetica Neue Light"/>
    <w:charset w:val="00"/>
    <w:family w:val="auto"/>
    <w:pitch w:val="variable"/>
    <w:sig w:usb0="00000003" w:usb1="00000000" w:usb2="00000000" w:usb3="00000000" w:csb0="00000001" w:csb1="00000000"/>
  </w:font>
  <w:font w:name="CombiNumerals">
    <w:panose1 w:val="020B0503030403020204"/>
    <w:charset w:val="02"/>
    <w:family w:val="swiss"/>
    <w:pitch w:val="variable"/>
    <w:sig w:usb0="80000000" w:usb1="10000000" w:usb2="00000000" w:usb3="00000000" w:csb0="80000000" w:csb1="00000000"/>
  </w:font>
  <w:font w:name="Lucida Stars">
    <w:altName w:val="Arial"/>
    <w:panose1 w:val="00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BFECCE" w14:textId="77777777" w:rsidR="003758DD" w:rsidRDefault="003758DD" w:rsidP="007E2745">
    <w:pPr>
      <w:pStyle w:val="Footer"/>
      <w:pBdr>
        <w:top w:val="single" w:sz="4" w:space="1" w:color="365F91"/>
      </w:pBd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15354A" w14:textId="0281455B" w:rsidR="003758DD" w:rsidRPr="007E2745" w:rsidRDefault="003758DD" w:rsidP="00926023">
    <w:pPr>
      <w:pStyle w:val="Footer"/>
      <w:pBdr>
        <w:top w:val="single" w:sz="4" w:space="1" w:color="365F91"/>
      </w:pBdr>
      <w:tabs>
        <w:tab w:val="clear" w:pos="4680"/>
        <w:tab w:val="clear" w:pos="9360"/>
        <w:tab w:val="right" w:pos="8640"/>
      </w:tabs>
      <w:spacing w:before="480"/>
      <w:rPr>
        <w:rFonts w:ascii="Arial" w:hAnsi="Arial" w:cs="Arial"/>
        <w:color w:val="365F91"/>
        <w:lang w:val="en-US"/>
      </w:rPr>
    </w:pPr>
    <w:r w:rsidRPr="007E2745">
      <w:rPr>
        <w:rFonts w:ascii="Arial" w:hAnsi="Arial" w:cs="Arial"/>
        <w:color w:val="365F91"/>
        <w:lang w:val="en-US"/>
      </w:rPr>
      <w:t xml:space="preserve">Chapter </w:t>
    </w:r>
    <w:r>
      <w:rPr>
        <w:rFonts w:ascii="Arial" w:hAnsi="Arial" w:cs="Arial"/>
        <w:color w:val="365F91"/>
        <w:lang w:val="en-US"/>
      </w:rPr>
      <w:fldChar w:fldCharType="begin"/>
    </w:r>
    <w:r>
      <w:rPr>
        <w:rFonts w:ascii="Arial" w:hAnsi="Arial" w:cs="Arial"/>
        <w:color w:val="365F91"/>
        <w:lang w:val="en-US"/>
      </w:rPr>
      <w:instrText xml:space="preserve"> REF chapno \h </w:instrText>
    </w:r>
    <w:r>
      <w:rPr>
        <w:rFonts w:ascii="Arial" w:hAnsi="Arial" w:cs="Arial"/>
        <w:color w:val="365F91"/>
        <w:lang w:val="en-US"/>
      </w:rPr>
    </w:r>
    <w:r>
      <w:rPr>
        <w:rFonts w:ascii="Arial" w:hAnsi="Arial" w:cs="Arial"/>
        <w:color w:val="365F91"/>
        <w:lang w:val="en-US"/>
      </w:rPr>
      <w:instrText xml:space="preserve"> \* MERGEFORMAT </w:instrText>
    </w:r>
    <w:r>
      <w:rPr>
        <w:rFonts w:ascii="Arial" w:hAnsi="Arial" w:cs="Arial"/>
        <w:color w:val="365F91"/>
        <w:lang w:val="en-US"/>
      </w:rPr>
      <w:fldChar w:fldCharType="separate"/>
    </w:r>
    <w:r w:rsidRPr="0009622D">
      <w:rPr>
        <w:rFonts w:ascii="Arial" w:hAnsi="Arial" w:cs="Arial"/>
        <w:color w:val="365F91"/>
        <w:lang w:val="en-US"/>
      </w:rPr>
      <w:t>1</w:t>
    </w:r>
    <w:r>
      <w:rPr>
        <w:rFonts w:ascii="Arial" w:hAnsi="Arial" w:cs="Arial"/>
        <w:color w:val="365F91"/>
        <w:lang w:val="en-US"/>
      </w:rPr>
      <w:fldChar w:fldCharType="end"/>
    </w:r>
    <w:r w:rsidRPr="007E2745">
      <w:rPr>
        <w:rFonts w:ascii="Arial" w:hAnsi="Arial" w:cs="Arial"/>
        <w:color w:val="365F91"/>
        <w:lang w:val="en-US"/>
      </w:rPr>
      <w:t xml:space="preserve">: </w:t>
    </w:r>
    <w:r>
      <w:rPr>
        <w:rFonts w:ascii="Arial" w:hAnsi="Arial" w:cs="Arial"/>
        <w:color w:val="365F91"/>
        <w:lang w:val="en-US"/>
      </w:rPr>
      <w:t>Computational Thinking in Music Courses</w:t>
    </w:r>
    <w:r>
      <w:rPr>
        <w:rFonts w:ascii="Arial" w:hAnsi="Arial" w:cs="Arial"/>
        <w:color w:val="365F91"/>
        <w:lang w:val="en-US"/>
      </w:rPr>
      <w:tab/>
      <w:t xml:space="preserve">page </w:t>
    </w:r>
    <w:r>
      <w:rPr>
        <w:rFonts w:ascii="Arial" w:hAnsi="Arial" w:cs="Arial"/>
        <w:color w:val="365F91"/>
        <w:lang w:val="en-US"/>
      </w:rPr>
      <w:fldChar w:fldCharType="begin"/>
    </w:r>
    <w:r>
      <w:rPr>
        <w:rFonts w:ascii="Arial" w:hAnsi="Arial" w:cs="Arial"/>
        <w:color w:val="365F91"/>
        <w:lang w:val="en-US"/>
      </w:rPr>
      <w:instrText xml:space="preserve"> REF chapno \h </w:instrText>
    </w:r>
    <w:r>
      <w:rPr>
        <w:rFonts w:ascii="Arial" w:hAnsi="Arial" w:cs="Arial"/>
        <w:color w:val="365F91"/>
        <w:lang w:val="en-US"/>
      </w:rPr>
    </w:r>
    <w:r>
      <w:rPr>
        <w:rFonts w:ascii="Arial" w:hAnsi="Arial" w:cs="Arial"/>
        <w:color w:val="365F91"/>
        <w:lang w:val="en-US"/>
      </w:rPr>
      <w:instrText xml:space="preserve"> \* MERGEFORMAT </w:instrText>
    </w:r>
    <w:r>
      <w:rPr>
        <w:rFonts w:ascii="Arial" w:hAnsi="Arial" w:cs="Arial"/>
        <w:color w:val="365F91"/>
        <w:lang w:val="en-US"/>
      </w:rPr>
      <w:fldChar w:fldCharType="separate"/>
    </w:r>
    <w:r w:rsidRPr="0009622D">
      <w:rPr>
        <w:rFonts w:ascii="Arial" w:hAnsi="Arial" w:cs="Arial"/>
        <w:color w:val="365F91"/>
        <w:lang w:val="en-US"/>
      </w:rPr>
      <w:t>1</w:t>
    </w:r>
    <w:r>
      <w:rPr>
        <w:rFonts w:ascii="Arial" w:hAnsi="Arial" w:cs="Arial"/>
        <w:color w:val="365F91"/>
        <w:lang w:val="en-US"/>
      </w:rPr>
      <w:fldChar w:fldCharType="end"/>
    </w:r>
    <w:r w:rsidRPr="007E2745">
      <w:rPr>
        <w:rFonts w:ascii="Arial" w:hAnsi="Arial" w:cs="Arial"/>
        <w:color w:val="365F91"/>
        <w:lang w:val="en-US"/>
      </w:rPr>
      <w:t>-</w:t>
    </w:r>
    <w:r w:rsidRPr="0009622D">
      <w:rPr>
        <w:rFonts w:ascii="Arial" w:hAnsi="Arial" w:cs="Arial"/>
        <w:color w:val="365F91"/>
        <w:lang w:val="en-US"/>
      </w:rPr>
      <w:fldChar w:fldCharType="begin"/>
    </w:r>
    <w:r w:rsidRPr="0009622D">
      <w:rPr>
        <w:rFonts w:ascii="Arial" w:hAnsi="Arial" w:cs="Arial"/>
        <w:color w:val="365F91"/>
        <w:lang w:val="en-US"/>
      </w:rPr>
      <w:instrText xml:space="preserve"> PAGE   \* MERGEFORMAT </w:instrText>
    </w:r>
    <w:r w:rsidRPr="0009622D">
      <w:rPr>
        <w:rFonts w:ascii="Arial" w:hAnsi="Arial" w:cs="Arial"/>
        <w:color w:val="365F91"/>
        <w:lang w:val="en-US"/>
      </w:rPr>
      <w:fldChar w:fldCharType="separate"/>
    </w:r>
    <w:r w:rsidR="00457CF9">
      <w:rPr>
        <w:rFonts w:ascii="Arial" w:hAnsi="Arial" w:cs="Arial"/>
        <w:noProof/>
        <w:color w:val="365F91"/>
        <w:lang w:val="en-US"/>
      </w:rPr>
      <w:t>26</w:t>
    </w:r>
    <w:r w:rsidRPr="0009622D">
      <w:rPr>
        <w:rFonts w:ascii="Arial" w:hAnsi="Arial" w:cs="Arial"/>
        <w:color w:val="365F91"/>
        <w:lang w:val="en-US"/>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1C11F" w14:textId="77777777" w:rsidR="003758DD" w:rsidRDefault="003758DD" w:rsidP="007E2745">
    <w:pPr>
      <w:pStyle w:val="Footer"/>
      <w:pBdr>
        <w:top w:val="single" w:sz="4" w:space="1" w:color="365F91"/>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1A499D" w14:textId="77777777" w:rsidR="0025107B" w:rsidRDefault="0025107B" w:rsidP="00052CA6">
      <w:pPr>
        <w:spacing w:before="240"/>
      </w:pPr>
      <w:r>
        <w:separator/>
      </w:r>
    </w:p>
  </w:footnote>
  <w:footnote w:type="continuationSeparator" w:id="0">
    <w:p w14:paraId="79DA37CB" w14:textId="77777777" w:rsidR="0025107B" w:rsidRDefault="0025107B" w:rsidP="00170DA8">
      <w:r>
        <w:continuationSeparator/>
      </w:r>
    </w:p>
  </w:footnote>
  <w:footnote w:id="1">
    <w:p w14:paraId="6764EED1" w14:textId="77777777" w:rsidR="003758DD" w:rsidRDefault="003758DD">
      <w:pPr>
        <w:pStyle w:val="FootnoteText"/>
      </w:pPr>
      <w:r>
        <w:rPr>
          <w:rStyle w:val="FootnoteReference"/>
        </w:rPr>
        <w:footnoteRef/>
      </w:r>
      <w:r>
        <w:tab/>
        <w:t>Musical Instrument Digital Interface file format, which associates each semitone note with a number.</w:t>
      </w:r>
    </w:p>
  </w:footnote>
  <w:footnote w:id="2">
    <w:p w14:paraId="262AAC42" w14:textId="77777777" w:rsidR="003758DD" w:rsidRDefault="003758DD">
      <w:pPr>
        <w:pStyle w:val="FootnoteText"/>
      </w:pPr>
      <w:r>
        <w:rPr>
          <w:rStyle w:val="FootnoteReference"/>
        </w:rPr>
        <w:footnoteRef/>
      </w:r>
      <w:r>
        <w:tab/>
        <w:t>Audio Interchange File Format, which is popular on Macintosh systems.</w:t>
      </w:r>
    </w:p>
  </w:footnote>
  <w:footnote w:id="3">
    <w:p w14:paraId="4E1F1BC5" w14:textId="77777777" w:rsidR="003758DD" w:rsidRDefault="003758DD">
      <w:pPr>
        <w:pStyle w:val="FootnoteText"/>
      </w:pPr>
      <w:r>
        <w:rPr>
          <w:rStyle w:val="FootnoteReference"/>
        </w:rPr>
        <w:footnoteRef/>
      </w:r>
      <w:r>
        <w:tab/>
      </w:r>
      <w:proofErr w:type="spellStart"/>
      <w:proofErr w:type="gramStart"/>
      <w:r>
        <w:t>WAVeform</w:t>
      </w:r>
      <w:proofErr w:type="spellEnd"/>
      <w:r>
        <w:t xml:space="preserve"> audio file format, which is popular on Windows systems.</w:t>
      </w:r>
      <w:proofErr w:type="gramEnd"/>
    </w:p>
  </w:footnote>
  <w:footnote w:id="4">
    <w:p w14:paraId="1A792C76" w14:textId="77777777" w:rsidR="003758DD" w:rsidRDefault="003758DD">
      <w:pPr>
        <w:pStyle w:val="FootnoteText"/>
      </w:pPr>
      <w:r>
        <w:rPr>
          <w:rStyle w:val="FootnoteReference"/>
        </w:rPr>
        <w:footnoteRef/>
      </w:r>
      <w:r>
        <w:tab/>
        <w:t xml:space="preserve">A music-specific </w:t>
      </w:r>
      <w:proofErr w:type="spellStart"/>
      <w:r>
        <w:t>eXtensible</w:t>
      </w:r>
      <w:proofErr w:type="spellEnd"/>
      <w:r>
        <w:t xml:space="preserve"> Markup Language (XML), which is supported by numerous systems.</w:t>
      </w:r>
    </w:p>
  </w:footnote>
  <w:footnote w:id="5">
    <w:p w14:paraId="35AB60D1" w14:textId="77777777" w:rsidR="003758DD" w:rsidRPr="00BC0248" w:rsidRDefault="003758DD" w:rsidP="004B18DD">
      <w:pPr>
        <w:pStyle w:val="FootnoteText"/>
      </w:pPr>
      <w:r>
        <w:rPr>
          <w:rStyle w:val="FootnoteReference"/>
        </w:rPr>
        <w:footnoteRef/>
      </w:r>
      <w:r>
        <w:tab/>
        <w:t>“</w:t>
      </w:r>
      <w:r w:rsidRPr="00557A21">
        <w:t>Loops, if statements, and broadcasts</w:t>
      </w:r>
      <w:r>
        <w:t xml:space="preserve">” are all components of the Scratch programming environment, </w:t>
      </w:r>
      <w:r w:rsidRPr="00967526">
        <w:t xml:space="preserve">a </w:t>
      </w:r>
      <w:r>
        <w:t xml:space="preserve">media-rich </w:t>
      </w:r>
      <w:r w:rsidRPr="00967526">
        <w:t xml:space="preserve">visual programming </w:t>
      </w:r>
      <w:r>
        <w:t>system developed</w:t>
      </w:r>
      <w:r w:rsidRPr="00967526">
        <w:t xml:space="preserve"> </w:t>
      </w:r>
      <w:r>
        <w:t>by the Lifelong Kindergarten Group at the Massa</w:t>
      </w:r>
      <w:r>
        <w:softHyphen/>
        <w:t xml:space="preserve">chusetts Institute of Technology Media Lab.  We use Scratch throughout our interdisciplinary </w:t>
      </w:r>
      <w:r>
        <w:rPr>
          <w:i/>
        </w:rPr>
        <w:t xml:space="preserve">Sound Thinking </w:t>
      </w:r>
      <w:r>
        <w:t xml:space="preserve">course, and it </w:t>
      </w:r>
      <w:r w:rsidRPr="00967526">
        <w:t>is free</w:t>
      </w:r>
      <w:r w:rsidRPr="00967526">
        <w:rPr>
          <w:rStyle w:val="FootnoteReference"/>
          <w:rFonts w:cs="Times New Roman"/>
          <w:vertAlign w:val="baseline"/>
        </w:rPr>
        <w:t xml:space="preserve">ly downloadable </w:t>
      </w:r>
      <w:r>
        <w:rPr>
          <w:rStyle w:val="FootnoteReference"/>
          <w:rFonts w:cs="Times New Roman"/>
          <w:vertAlign w:val="baseline"/>
        </w:rPr>
        <w:t xml:space="preserve">from </w:t>
      </w:r>
      <w:r w:rsidRPr="007706F4">
        <w:rPr>
          <w:rFonts w:ascii="Verdana" w:hAnsi="Verdana" w:cs="Arial"/>
          <w:color w:val="auto"/>
          <w:sz w:val="16"/>
          <w:szCs w:val="22"/>
          <w:shd w:val="clear" w:color="auto" w:fill="auto"/>
          <w:lang w:eastAsia="en-US"/>
        </w:rPr>
        <w:t>scratch.mit.edu</w:t>
      </w:r>
      <w:r>
        <w:t>.  We discuss Scratch and how we use it more extensively later, but we think you will be able to grasp the essence of the examples in this chapter without a formal introduction.  Many of our examples of student work were built using Scratch.</w:t>
      </w:r>
    </w:p>
  </w:footnote>
  <w:footnote w:id="6">
    <w:p w14:paraId="0AAE0360" w14:textId="77777777" w:rsidR="003758DD" w:rsidRPr="00037118" w:rsidRDefault="003758DD" w:rsidP="004B18DD">
      <w:pPr>
        <w:pStyle w:val="FootnoteText"/>
      </w:pPr>
      <w:r w:rsidRPr="00037118">
        <w:rPr>
          <w:rStyle w:val="FootnoteReference"/>
          <w:rFonts w:cs="Times New Roman"/>
        </w:rPr>
        <w:footnoteRef/>
      </w:r>
      <w:r>
        <w:tab/>
        <w:t xml:space="preserve">It is not a coincidence that both of these flowcharts depict songs by the Beatles, as so many of our students chose to work with music by that iconic group.  </w:t>
      </w:r>
      <w:r w:rsidRPr="00037118">
        <w:t xml:space="preserve">We </w:t>
      </w:r>
      <w:r>
        <w:t>find that fascinating, especially when we remind ourselves that none of these young people were even alive in 1980 when John Lennon was killed.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40BE7D" w14:textId="77777777" w:rsidR="003758DD" w:rsidRPr="007E2745" w:rsidRDefault="003758DD" w:rsidP="002F24A5">
    <w:pPr>
      <w:pStyle w:val="Header"/>
      <w:pBdr>
        <w:bottom w:val="single" w:sz="4" w:space="1" w:color="365F91"/>
      </w:pBdr>
      <w:tabs>
        <w:tab w:val="clear" w:pos="4680"/>
        <w:tab w:val="clear" w:pos="9360"/>
        <w:tab w:val="right" w:pos="8640"/>
      </w:tabs>
      <w:spacing w:after="480"/>
      <w:rPr>
        <w:rFonts w:ascii="Arial" w:hAnsi="Arial" w:cs="Arial"/>
        <w:color w:val="365F91"/>
        <w:lang w:val="en-US"/>
      </w:rPr>
    </w:pPr>
    <w:r>
      <w:rPr>
        <w:rFonts w:ascii="Arial" w:hAnsi="Arial" w:cs="Arial"/>
        <w:color w:val="365F91"/>
        <w:lang w:val="en-US"/>
      </w:rPr>
      <w:t>Greher and Heines</w:t>
    </w:r>
    <w:r>
      <w:rPr>
        <w:rFonts w:ascii="Arial" w:hAnsi="Arial" w:cs="Arial"/>
        <w:color w:val="365F91"/>
        <w:lang w:val="en-US"/>
      </w:rPr>
      <w:tab/>
    </w:r>
    <w:r>
      <w:rPr>
        <w:rFonts w:ascii="Arial" w:hAnsi="Arial" w:cs="Arial"/>
        <w:color w:val="365F91"/>
      </w:rPr>
      <w:t>Computational Thinking in Sound</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C12935" w14:textId="77777777" w:rsidR="003758DD" w:rsidRDefault="003758DD" w:rsidP="007E2745">
    <w:pPr>
      <w:pStyle w:val="Header"/>
      <w:pBdr>
        <w:top w:val="single" w:sz="4" w:space="1" w:color="365F9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8961946"/>
    <w:lvl w:ilvl="0">
      <w:start w:val="1"/>
      <w:numFmt w:val="decimal"/>
      <w:lvlText w:val="%1."/>
      <w:lvlJc w:val="left"/>
      <w:pPr>
        <w:tabs>
          <w:tab w:val="num" w:pos="1800"/>
        </w:tabs>
        <w:ind w:left="1800" w:hanging="360"/>
      </w:pPr>
    </w:lvl>
  </w:abstractNum>
  <w:abstractNum w:abstractNumId="1">
    <w:nsid w:val="FFFFFF7D"/>
    <w:multiLevelType w:val="singleLevel"/>
    <w:tmpl w:val="FA7C0082"/>
    <w:lvl w:ilvl="0">
      <w:start w:val="1"/>
      <w:numFmt w:val="decimal"/>
      <w:lvlText w:val="%1."/>
      <w:lvlJc w:val="left"/>
      <w:pPr>
        <w:tabs>
          <w:tab w:val="num" w:pos="1440"/>
        </w:tabs>
        <w:ind w:left="1440" w:hanging="360"/>
      </w:pPr>
    </w:lvl>
  </w:abstractNum>
  <w:abstractNum w:abstractNumId="2">
    <w:nsid w:val="FFFFFF7E"/>
    <w:multiLevelType w:val="singleLevel"/>
    <w:tmpl w:val="CAC468A0"/>
    <w:lvl w:ilvl="0">
      <w:start w:val="1"/>
      <w:numFmt w:val="decimal"/>
      <w:lvlText w:val="%1."/>
      <w:lvlJc w:val="left"/>
      <w:pPr>
        <w:tabs>
          <w:tab w:val="num" w:pos="1080"/>
        </w:tabs>
        <w:ind w:left="1080" w:hanging="360"/>
      </w:pPr>
    </w:lvl>
  </w:abstractNum>
  <w:abstractNum w:abstractNumId="3">
    <w:nsid w:val="FFFFFF7F"/>
    <w:multiLevelType w:val="singleLevel"/>
    <w:tmpl w:val="1312EF08"/>
    <w:lvl w:ilvl="0">
      <w:start w:val="1"/>
      <w:numFmt w:val="decimal"/>
      <w:lvlText w:val="%1."/>
      <w:lvlJc w:val="left"/>
      <w:pPr>
        <w:tabs>
          <w:tab w:val="num" w:pos="720"/>
        </w:tabs>
        <w:ind w:left="720" w:hanging="360"/>
      </w:pPr>
    </w:lvl>
  </w:abstractNum>
  <w:abstractNum w:abstractNumId="4">
    <w:nsid w:val="FFFFFF80"/>
    <w:multiLevelType w:val="singleLevel"/>
    <w:tmpl w:val="B60682C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DCF434F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2FC1A5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248593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93862730"/>
    <w:lvl w:ilvl="0">
      <w:start w:val="1"/>
      <w:numFmt w:val="decimal"/>
      <w:lvlText w:val="%1."/>
      <w:lvlJc w:val="left"/>
      <w:pPr>
        <w:tabs>
          <w:tab w:val="num" w:pos="360"/>
        </w:tabs>
        <w:ind w:left="360" w:hanging="360"/>
      </w:pPr>
    </w:lvl>
  </w:abstractNum>
  <w:abstractNum w:abstractNumId="9">
    <w:nsid w:val="FFFFFF89"/>
    <w:multiLevelType w:val="singleLevel"/>
    <w:tmpl w:val="A450431A"/>
    <w:lvl w:ilvl="0">
      <w:start w:val="1"/>
      <w:numFmt w:val="bullet"/>
      <w:lvlText w:val=""/>
      <w:lvlJc w:val="left"/>
      <w:pPr>
        <w:tabs>
          <w:tab w:val="num" w:pos="360"/>
        </w:tabs>
        <w:ind w:left="360" w:hanging="360"/>
      </w:pPr>
      <w:rPr>
        <w:rFonts w:ascii="Symbol" w:hAnsi="Symbol" w:hint="default"/>
      </w:rPr>
    </w:lvl>
  </w:abstractNum>
  <w:abstractNum w:abstractNumId="10">
    <w:nsid w:val="01612652"/>
    <w:multiLevelType w:val="hybridMultilevel"/>
    <w:tmpl w:val="DF600FCC"/>
    <w:lvl w:ilvl="0" w:tplc="80BAE0FC">
      <w:start w:val="1"/>
      <w:numFmt w:val="decimal"/>
      <w:lvlText w:val="%1."/>
      <w:lvlJc w:val="left"/>
      <w:pPr>
        <w:ind w:left="1125" w:hanging="40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08AF4D2C"/>
    <w:multiLevelType w:val="hybridMultilevel"/>
    <w:tmpl w:val="884435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Aria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Arial"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Arial"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CD17B44"/>
    <w:multiLevelType w:val="hybridMultilevel"/>
    <w:tmpl w:val="655621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Aria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Arial"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Arial"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CF8701D"/>
    <w:multiLevelType w:val="hybridMultilevel"/>
    <w:tmpl w:val="A0FC7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0E87A4A"/>
    <w:multiLevelType w:val="hybridMultilevel"/>
    <w:tmpl w:val="83A84B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8CD7A41"/>
    <w:multiLevelType w:val="hybridMultilevel"/>
    <w:tmpl w:val="D8BA10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70E24C25"/>
    <w:multiLevelType w:val="hybridMultilevel"/>
    <w:tmpl w:val="E7D8FF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78A117A0"/>
    <w:multiLevelType w:val="hybridMultilevel"/>
    <w:tmpl w:val="05D87C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7"/>
  </w:num>
  <w:num w:numId="2">
    <w:abstractNumId w:val="10"/>
  </w:num>
  <w:num w:numId="3">
    <w:abstractNumId w:val="13"/>
  </w:num>
  <w:num w:numId="4">
    <w:abstractNumId w:val="12"/>
  </w:num>
  <w:num w:numId="5">
    <w:abstractNumId w:val="11"/>
  </w:num>
  <w:num w:numId="6">
    <w:abstractNumId w:val="15"/>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6"/>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oNotHyphenateCaps/>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479CC74D-77FD-4F34-96EF-A986EBD8188F}"/>
    <w:docVar w:name="dgnword-eventsink" w:val="106587688"/>
    <w:docVar w:name="EN.InstantFormat" w:val="&lt;ENInstantFormat&gt;&lt;Enabled&gt;1&lt;/Enabled&gt;&lt;ScanUnformatted&gt;1&lt;/ScanUnformatted&gt;&lt;ScanChanges&gt;1&lt;/ScanChanges&gt;&lt;Suspended&gt;0&lt;/Suspended&gt;&lt;/ENInstantFormat&gt;"/>
    <w:docVar w:name="EN.Layout" w:val="&lt;ENLayout&gt;&lt;Style&gt;Jesse-Numbered&lt;/Style&gt;&lt;LeftDelim&gt;{&lt;/LeftDelim&gt;&lt;RightDelim&gt;}&lt;/RightDelim&gt;&lt;FontName&gt;Times New Roman&lt;/FontName&gt;&lt;FontSize&gt;10&lt;/FontSize&gt;&lt;ReflistTitle&gt;&lt;/ReflistTitle&gt;&lt;StartingRefnum&gt;1&lt;/StartingRefnum&gt;&lt;FirstLineIndent&gt;0&lt;/FirstLineIndent&gt;&lt;HangingIndent&gt;432&lt;/HangingIndent&gt;&lt;LineSpacing&gt;0&lt;/LineSpacing&gt;&lt;SpaceAfter&gt;0&lt;/SpaceAfter&gt;&lt;/ENLayout&gt;"/>
    <w:docVar w:name="EN.Libraries" w:val="&lt;Libraries&gt;&lt;item db-id=&quot;we0zp9rzrtpdauer9abv5aph9zexsa52a5sw&quot;&gt;OUP-GreherHeines&lt;record-ids&gt;&lt;item&gt;23&lt;/item&gt;&lt;item&gt;24&lt;/item&gt;&lt;item&gt;27&lt;/item&gt;&lt;item&gt;28&lt;/item&gt;&lt;item&gt;29&lt;/item&gt;&lt;item&gt;31&lt;/item&gt;&lt;item&gt;32&lt;/item&gt;&lt;item&gt;33&lt;/item&gt;&lt;item&gt;34&lt;/item&gt;&lt;item&gt;35&lt;/item&gt;&lt;item&gt;36&lt;/item&gt;&lt;item&gt;37&lt;/item&gt;&lt;item&gt;39&lt;/item&gt;&lt;item&gt;40&lt;/item&gt;&lt;item&gt;41&lt;/item&gt;&lt;item&gt;43&lt;/item&gt;&lt;item&gt;83&lt;/item&gt;&lt;/record-ids&gt;&lt;/item&gt;&lt;/Libraries&gt;"/>
  </w:docVars>
  <w:rsids>
    <w:rsidRoot w:val="001B0E8B"/>
    <w:rsid w:val="00001C4C"/>
    <w:rsid w:val="00003C17"/>
    <w:rsid w:val="000052EC"/>
    <w:rsid w:val="00006CD5"/>
    <w:rsid w:val="0000718D"/>
    <w:rsid w:val="0001076A"/>
    <w:rsid w:val="00010F8D"/>
    <w:rsid w:val="00016C89"/>
    <w:rsid w:val="00020538"/>
    <w:rsid w:val="0002213E"/>
    <w:rsid w:val="0002352A"/>
    <w:rsid w:val="000235D8"/>
    <w:rsid w:val="0003075A"/>
    <w:rsid w:val="00030C45"/>
    <w:rsid w:val="000327FD"/>
    <w:rsid w:val="00032B8C"/>
    <w:rsid w:val="00032D7F"/>
    <w:rsid w:val="000349A9"/>
    <w:rsid w:val="00037118"/>
    <w:rsid w:val="0004042B"/>
    <w:rsid w:val="0004350D"/>
    <w:rsid w:val="00043511"/>
    <w:rsid w:val="00044392"/>
    <w:rsid w:val="00044E16"/>
    <w:rsid w:val="000471FF"/>
    <w:rsid w:val="000473D1"/>
    <w:rsid w:val="00047479"/>
    <w:rsid w:val="00052CA6"/>
    <w:rsid w:val="00055D7F"/>
    <w:rsid w:val="0006248A"/>
    <w:rsid w:val="00063475"/>
    <w:rsid w:val="000654DE"/>
    <w:rsid w:val="00065B13"/>
    <w:rsid w:val="00066AEB"/>
    <w:rsid w:val="00066FE0"/>
    <w:rsid w:val="000674BA"/>
    <w:rsid w:val="00072978"/>
    <w:rsid w:val="00074D55"/>
    <w:rsid w:val="00075583"/>
    <w:rsid w:val="0007560A"/>
    <w:rsid w:val="00075642"/>
    <w:rsid w:val="0007568E"/>
    <w:rsid w:val="00083CE8"/>
    <w:rsid w:val="00085036"/>
    <w:rsid w:val="00085A15"/>
    <w:rsid w:val="000866F3"/>
    <w:rsid w:val="00094E2D"/>
    <w:rsid w:val="00095575"/>
    <w:rsid w:val="00095808"/>
    <w:rsid w:val="0009622D"/>
    <w:rsid w:val="000A048E"/>
    <w:rsid w:val="000A5ABA"/>
    <w:rsid w:val="000A7440"/>
    <w:rsid w:val="000B7A81"/>
    <w:rsid w:val="000B7D3E"/>
    <w:rsid w:val="000C0EE4"/>
    <w:rsid w:val="000C1DAC"/>
    <w:rsid w:val="000C2810"/>
    <w:rsid w:val="000C2CCD"/>
    <w:rsid w:val="000D2D6C"/>
    <w:rsid w:val="000D3396"/>
    <w:rsid w:val="000D4101"/>
    <w:rsid w:val="000E031F"/>
    <w:rsid w:val="000E05D0"/>
    <w:rsid w:val="000E3095"/>
    <w:rsid w:val="000E3C7F"/>
    <w:rsid w:val="000E4639"/>
    <w:rsid w:val="000E5E10"/>
    <w:rsid w:val="000E6B55"/>
    <w:rsid w:val="000F06FF"/>
    <w:rsid w:val="000F1140"/>
    <w:rsid w:val="000F1445"/>
    <w:rsid w:val="000F25B1"/>
    <w:rsid w:val="000F395A"/>
    <w:rsid w:val="000F5D04"/>
    <w:rsid w:val="000F698F"/>
    <w:rsid w:val="000F6BC5"/>
    <w:rsid w:val="000F6EE1"/>
    <w:rsid w:val="000F7DA2"/>
    <w:rsid w:val="00101367"/>
    <w:rsid w:val="001022F1"/>
    <w:rsid w:val="00102D6E"/>
    <w:rsid w:val="00104F09"/>
    <w:rsid w:val="0010570B"/>
    <w:rsid w:val="00110D8E"/>
    <w:rsid w:val="001202ED"/>
    <w:rsid w:val="00120C1B"/>
    <w:rsid w:val="00123279"/>
    <w:rsid w:val="0012538C"/>
    <w:rsid w:val="00127B77"/>
    <w:rsid w:val="0013201F"/>
    <w:rsid w:val="00133381"/>
    <w:rsid w:val="00135272"/>
    <w:rsid w:val="00137A7C"/>
    <w:rsid w:val="0014112D"/>
    <w:rsid w:val="00142021"/>
    <w:rsid w:val="00144269"/>
    <w:rsid w:val="00144C02"/>
    <w:rsid w:val="00145AC4"/>
    <w:rsid w:val="00147585"/>
    <w:rsid w:val="00151574"/>
    <w:rsid w:val="00153F9C"/>
    <w:rsid w:val="00153FD8"/>
    <w:rsid w:val="00155581"/>
    <w:rsid w:val="00155F6A"/>
    <w:rsid w:val="00156D01"/>
    <w:rsid w:val="00156FF3"/>
    <w:rsid w:val="0015793F"/>
    <w:rsid w:val="00161A97"/>
    <w:rsid w:val="001628E5"/>
    <w:rsid w:val="00162DD7"/>
    <w:rsid w:val="00164230"/>
    <w:rsid w:val="00164BBA"/>
    <w:rsid w:val="00165F30"/>
    <w:rsid w:val="0016668A"/>
    <w:rsid w:val="00167661"/>
    <w:rsid w:val="00170C09"/>
    <w:rsid w:val="00170DA8"/>
    <w:rsid w:val="00174656"/>
    <w:rsid w:val="001757DA"/>
    <w:rsid w:val="0017778C"/>
    <w:rsid w:val="00184BF4"/>
    <w:rsid w:val="00186B87"/>
    <w:rsid w:val="00187D41"/>
    <w:rsid w:val="001915E7"/>
    <w:rsid w:val="00197A5D"/>
    <w:rsid w:val="001A1082"/>
    <w:rsid w:val="001A114C"/>
    <w:rsid w:val="001A1A18"/>
    <w:rsid w:val="001A24CC"/>
    <w:rsid w:val="001A3BC1"/>
    <w:rsid w:val="001A6542"/>
    <w:rsid w:val="001A69E4"/>
    <w:rsid w:val="001B0E8B"/>
    <w:rsid w:val="001B3368"/>
    <w:rsid w:val="001B6FC1"/>
    <w:rsid w:val="001C0B26"/>
    <w:rsid w:val="001C1469"/>
    <w:rsid w:val="001C1A19"/>
    <w:rsid w:val="001C480C"/>
    <w:rsid w:val="001C5F96"/>
    <w:rsid w:val="001C5FBE"/>
    <w:rsid w:val="001C70C5"/>
    <w:rsid w:val="001C7695"/>
    <w:rsid w:val="001C7763"/>
    <w:rsid w:val="001C79E4"/>
    <w:rsid w:val="001D04F4"/>
    <w:rsid w:val="001D17C6"/>
    <w:rsid w:val="001D280E"/>
    <w:rsid w:val="001D31B6"/>
    <w:rsid w:val="001D4B00"/>
    <w:rsid w:val="001D5C43"/>
    <w:rsid w:val="001D78FE"/>
    <w:rsid w:val="001D7F46"/>
    <w:rsid w:val="001E0C26"/>
    <w:rsid w:val="001E45FD"/>
    <w:rsid w:val="001E5985"/>
    <w:rsid w:val="001E7C78"/>
    <w:rsid w:val="001F24E0"/>
    <w:rsid w:val="001F59DE"/>
    <w:rsid w:val="001F6683"/>
    <w:rsid w:val="00202A80"/>
    <w:rsid w:val="002077B2"/>
    <w:rsid w:val="00212142"/>
    <w:rsid w:val="00212DB7"/>
    <w:rsid w:val="00214755"/>
    <w:rsid w:val="002149D2"/>
    <w:rsid w:val="002153C1"/>
    <w:rsid w:val="002169AF"/>
    <w:rsid w:val="00221E38"/>
    <w:rsid w:val="002239AF"/>
    <w:rsid w:val="002252F6"/>
    <w:rsid w:val="00225567"/>
    <w:rsid w:val="00227C59"/>
    <w:rsid w:val="00231015"/>
    <w:rsid w:val="00234B62"/>
    <w:rsid w:val="00234D15"/>
    <w:rsid w:val="00236377"/>
    <w:rsid w:val="00243F95"/>
    <w:rsid w:val="0024611F"/>
    <w:rsid w:val="0025107B"/>
    <w:rsid w:val="00251FA5"/>
    <w:rsid w:val="0025242D"/>
    <w:rsid w:val="002528B8"/>
    <w:rsid w:val="00252D64"/>
    <w:rsid w:val="002542BF"/>
    <w:rsid w:val="0025745C"/>
    <w:rsid w:val="002616A9"/>
    <w:rsid w:val="002642E0"/>
    <w:rsid w:val="00264762"/>
    <w:rsid w:val="00264F96"/>
    <w:rsid w:val="00270F27"/>
    <w:rsid w:val="002723E8"/>
    <w:rsid w:val="00273A1C"/>
    <w:rsid w:val="00274B6C"/>
    <w:rsid w:val="002803A1"/>
    <w:rsid w:val="002825B8"/>
    <w:rsid w:val="002852A1"/>
    <w:rsid w:val="00285DBA"/>
    <w:rsid w:val="002A4574"/>
    <w:rsid w:val="002A50A2"/>
    <w:rsid w:val="002A6B9F"/>
    <w:rsid w:val="002B098A"/>
    <w:rsid w:val="002B09B6"/>
    <w:rsid w:val="002B1490"/>
    <w:rsid w:val="002B326C"/>
    <w:rsid w:val="002B4388"/>
    <w:rsid w:val="002B67C7"/>
    <w:rsid w:val="002B6991"/>
    <w:rsid w:val="002C12A1"/>
    <w:rsid w:val="002C164B"/>
    <w:rsid w:val="002C2774"/>
    <w:rsid w:val="002C28BB"/>
    <w:rsid w:val="002C337B"/>
    <w:rsid w:val="002C445D"/>
    <w:rsid w:val="002C50BE"/>
    <w:rsid w:val="002C7ED5"/>
    <w:rsid w:val="002D10A5"/>
    <w:rsid w:val="002D370A"/>
    <w:rsid w:val="002D66C8"/>
    <w:rsid w:val="002D6CA6"/>
    <w:rsid w:val="002D7EF1"/>
    <w:rsid w:val="002E038A"/>
    <w:rsid w:val="002E056A"/>
    <w:rsid w:val="002E16F2"/>
    <w:rsid w:val="002E3915"/>
    <w:rsid w:val="002E4DCF"/>
    <w:rsid w:val="002E5F84"/>
    <w:rsid w:val="002F01A8"/>
    <w:rsid w:val="002F0571"/>
    <w:rsid w:val="002F247C"/>
    <w:rsid w:val="002F24A5"/>
    <w:rsid w:val="002F4CB9"/>
    <w:rsid w:val="002F65AA"/>
    <w:rsid w:val="002F6D15"/>
    <w:rsid w:val="00300D24"/>
    <w:rsid w:val="00302782"/>
    <w:rsid w:val="00304231"/>
    <w:rsid w:val="0030722E"/>
    <w:rsid w:val="00310A76"/>
    <w:rsid w:val="00313064"/>
    <w:rsid w:val="00313758"/>
    <w:rsid w:val="00314DEF"/>
    <w:rsid w:val="00321475"/>
    <w:rsid w:val="0032339E"/>
    <w:rsid w:val="0032486D"/>
    <w:rsid w:val="00325048"/>
    <w:rsid w:val="003310A0"/>
    <w:rsid w:val="00331182"/>
    <w:rsid w:val="00334321"/>
    <w:rsid w:val="0033642D"/>
    <w:rsid w:val="00336EF8"/>
    <w:rsid w:val="0033718E"/>
    <w:rsid w:val="00340223"/>
    <w:rsid w:val="00341424"/>
    <w:rsid w:val="00343156"/>
    <w:rsid w:val="00345092"/>
    <w:rsid w:val="00346E79"/>
    <w:rsid w:val="00347F72"/>
    <w:rsid w:val="00347F87"/>
    <w:rsid w:val="00351872"/>
    <w:rsid w:val="00351F30"/>
    <w:rsid w:val="003546ED"/>
    <w:rsid w:val="00355258"/>
    <w:rsid w:val="003558DC"/>
    <w:rsid w:val="003606CA"/>
    <w:rsid w:val="00361BD0"/>
    <w:rsid w:val="00362908"/>
    <w:rsid w:val="00363634"/>
    <w:rsid w:val="003651B4"/>
    <w:rsid w:val="003659D0"/>
    <w:rsid w:val="00366861"/>
    <w:rsid w:val="00373DA1"/>
    <w:rsid w:val="003758DD"/>
    <w:rsid w:val="00380AF9"/>
    <w:rsid w:val="00380EE3"/>
    <w:rsid w:val="0038147B"/>
    <w:rsid w:val="0038204D"/>
    <w:rsid w:val="0038376F"/>
    <w:rsid w:val="00386B1D"/>
    <w:rsid w:val="00387B82"/>
    <w:rsid w:val="00393E50"/>
    <w:rsid w:val="003956E9"/>
    <w:rsid w:val="00396E0F"/>
    <w:rsid w:val="003A2639"/>
    <w:rsid w:val="003A44DD"/>
    <w:rsid w:val="003B0F13"/>
    <w:rsid w:val="003B29E7"/>
    <w:rsid w:val="003B57A3"/>
    <w:rsid w:val="003B61AC"/>
    <w:rsid w:val="003C1625"/>
    <w:rsid w:val="003C744A"/>
    <w:rsid w:val="003D0AC7"/>
    <w:rsid w:val="003D61AD"/>
    <w:rsid w:val="003E02B2"/>
    <w:rsid w:val="003E1EF7"/>
    <w:rsid w:val="003E1F81"/>
    <w:rsid w:val="003E300E"/>
    <w:rsid w:val="003E3038"/>
    <w:rsid w:val="003E4995"/>
    <w:rsid w:val="003F38B9"/>
    <w:rsid w:val="00402BBA"/>
    <w:rsid w:val="00402CBF"/>
    <w:rsid w:val="00410C8A"/>
    <w:rsid w:val="00412289"/>
    <w:rsid w:val="004174C9"/>
    <w:rsid w:val="0042126E"/>
    <w:rsid w:val="00424912"/>
    <w:rsid w:val="00425902"/>
    <w:rsid w:val="00426F14"/>
    <w:rsid w:val="00427DE3"/>
    <w:rsid w:val="00434FAF"/>
    <w:rsid w:val="00437CAD"/>
    <w:rsid w:val="00440786"/>
    <w:rsid w:val="00440F01"/>
    <w:rsid w:val="00444B6B"/>
    <w:rsid w:val="00447B7A"/>
    <w:rsid w:val="00453295"/>
    <w:rsid w:val="00453A73"/>
    <w:rsid w:val="00454364"/>
    <w:rsid w:val="00455DE9"/>
    <w:rsid w:val="0045627D"/>
    <w:rsid w:val="0045720E"/>
    <w:rsid w:val="00457CF9"/>
    <w:rsid w:val="00461666"/>
    <w:rsid w:val="004625E5"/>
    <w:rsid w:val="00466739"/>
    <w:rsid w:val="00467EE8"/>
    <w:rsid w:val="00467FF4"/>
    <w:rsid w:val="00470BA3"/>
    <w:rsid w:val="004740D5"/>
    <w:rsid w:val="0047664A"/>
    <w:rsid w:val="00485491"/>
    <w:rsid w:val="0048714A"/>
    <w:rsid w:val="00487850"/>
    <w:rsid w:val="00487886"/>
    <w:rsid w:val="00490410"/>
    <w:rsid w:val="00490516"/>
    <w:rsid w:val="0049109F"/>
    <w:rsid w:val="00492CE6"/>
    <w:rsid w:val="00493418"/>
    <w:rsid w:val="004A256C"/>
    <w:rsid w:val="004A2B5C"/>
    <w:rsid w:val="004A3946"/>
    <w:rsid w:val="004A464C"/>
    <w:rsid w:val="004A472D"/>
    <w:rsid w:val="004A5657"/>
    <w:rsid w:val="004B18DD"/>
    <w:rsid w:val="004B1BEC"/>
    <w:rsid w:val="004B1E4D"/>
    <w:rsid w:val="004B2E2B"/>
    <w:rsid w:val="004B4365"/>
    <w:rsid w:val="004B548F"/>
    <w:rsid w:val="004B56E1"/>
    <w:rsid w:val="004B6C74"/>
    <w:rsid w:val="004C1422"/>
    <w:rsid w:val="004C29DE"/>
    <w:rsid w:val="004D1382"/>
    <w:rsid w:val="004D1DCC"/>
    <w:rsid w:val="004D40B5"/>
    <w:rsid w:val="004D5A02"/>
    <w:rsid w:val="004D66E7"/>
    <w:rsid w:val="004D7DC3"/>
    <w:rsid w:val="004E2CEB"/>
    <w:rsid w:val="004E3824"/>
    <w:rsid w:val="004E3C24"/>
    <w:rsid w:val="004E427E"/>
    <w:rsid w:val="004E6EFC"/>
    <w:rsid w:val="004E7EBE"/>
    <w:rsid w:val="004F04A9"/>
    <w:rsid w:val="004F17FC"/>
    <w:rsid w:val="004F3B4E"/>
    <w:rsid w:val="004F5820"/>
    <w:rsid w:val="004F6F70"/>
    <w:rsid w:val="00500392"/>
    <w:rsid w:val="00500A43"/>
    <w:rsid w:val="00501AFC"/>
    <w:rsid w:val="0050248D"/>
    <w:rsid w:val="00502ABE"/>
    <w:rsid w:val="00502D29"/>
    <w:rsid w:val="00502F3E"/>
    <w:rsid w:val="00503AA9"/>
    <w:rsid w:val="00503F0A"/>
    <w:rsid w:val="0050547F"/>
    <w:rsid w:val="00513E25"/>
    <w:rsid w:val="00515239"/>
    <w:rsid w:val="00517184"/>
    <w:rsid w:val="00517C5E"/>
    <w:rsid w:val="00520D09"/>
    <w:rsid w:val="00524A4D"/>
    <w:rsid w:val="005257C5"/>
    <w:rsid w:val="00527D2E"/>
    <w:rsid w:val="00530B4A"/>
    <w:rsid w:val="00530EDE"/>
    <w:rsid w:val="005319EC"/>
    <w:rsid w:val="00532ED0"/>
    <w:rsid w:val="005375E8"/>
    <w:rsid w:val="00542702"/>
    <w:rsid w:val="00543D3D"/>
    <w:rsid w:val="00545578"/>
    <w:rsid w:val="00553728"/>
    <w:rsid w:val="00554A38"/>
    <w:rsid w:val="00564141"/>
    <w:rsid w:val="0056526F"/>
    <w:rsid w:val="00567316"/>
    <w:rsid w:val="005679BE"/>
    <w:rsid w:val="00571404"/>
    <w:rsid w:val="00572540"/>
    <w:rsid w:val="005728BF"/>
    <w:rsid w:val="00573422"/>
    <w:rsid w:val="005738EB"/>
    <w:rsid w:val="00574346"/>
    <w:rsid w:val="00575231"/>
    <w:rsid w:val="00576FC6"/>
    <w:rsid w:val="00577245"/>
    <w:rsid w:val="00577DB2"/>
    <w:rsid w:val="00581706"/>
    <w:rsid w:val="00586789"/>
    <w:rsid w:val="0059233B"/>
    <w:rsid w:val="0059446D"/>
    <w:rsid w:val="005945DE"/>
    <w:rsid w:val="00596DEF"/>
    <w:rsid w:val="005976F5"/>
    <w:rsid w:val="0059798F"/>
    <w:rsid w:val="005A10F4"/>
    <w:rsid w:val="005A227E"/>
    <w:rsid w:val="005A419A"/>
    <w:rsid w:val="005A4377"/>
    <w:rsid w:val="005A5B2D"/>
    <w:rsid w:val="005B3FB8"/>
    <w:rsid w:val="005B78D2"/>
    <w:rsid w:val="005C3CF6"/>
    <w:rsid w:val="005C6F88"/>
    <w:rsid w:val="005D27D2"/>
    <w:rsid w:val="005D4AEB"/>
    <w:rsid w:val="005E27AB"/>
    <w:rsid w:val="005E2CAC"/>
    <w:rsid w:val="005E307F"/>
    <w:rsid w:val="005E3AF8"/>
    <w:rsid w:val="005E490D"/>
    <w:rsid w:val="005E4CD6"/>
    <w:rsid w:val="005E7964"/>
    <w:rsid w:val="005F438D"/>
    <w:rsid w:val="005F603E"/>
    <w:rsid w:val="006002FC"/>
    <w:rsid w:val="0060167F"/>
    <w:rsid w:val="0060412F"/>
    <w:rsid w:val="00605508"/>
    <w:rsid w:val="0060551A"/>
    <w:rsid w:val="006108CB"/>
    <w:rsid w:val="0061162A"/>
    <w:rsid w:val="006123E4"/>
    <w:rsid w:val="00615A65"/>
    <w:rsid w:val="00620DF4"/>
    <w:rsid w:val="00622978"/>
    <w:rsid w:val="00622FE0"/>
    <w:rsid w:val="00624719"/>
    <w:rsid w:val="0062540F"/>
    <w:rsid w:val="00625C1F"/>
    <w:rsid w:val="00631211"/>
    <w:rsid w:val="006312D0"/>
    <w:rsid w:val="0063758E"/>
    <w:rsid w:val="0064087C"/>
    <w:rsid w:val="0064144D"/>
    <w:rsid w:val="00641B23"/>
    <w:rsid w:val="00642D40"/>
    <w:rsid w:val="00644F57"/>
    <w:rsid w:val="00650018"/>
    <w:rsid w:val="00651F40"/>
    <w:rsid w:val="00655ECE"/>
    <w:rsid w:val="00656935"/>
    <w:rsid w:val="00657684"/>
    <w:rsid w:val="00660137"/>
    <w:rsid w:val="00663B3C"/>
    <w:rsid w:val="0066440E"/>
    <w:rsid w:val="006663D7"/>
    <w:rsid w:val="00666496"/>
    <w:rsid w:val="006712A7"/>
    <w:rsid w:val="0067220A"/>
    <w:rsid w:val="00673105"/>
    <w:rsid w:val="00673195"/>
    <w:rsid w:val="0067541E"/>
    <w:rsid w:val="006767D8"/>
    <w:rsid w:val="006818BE"/>
    <w:rsid w:val="0068282A"/>
    <w:rsid w:val="00682E77"/>
    <w:rsid w:val="00683998"/>
    <w:rsid w:val="0068533B"/>
    <w:rsid w:val="00686A59"/>
    <w:rsid w:val="00687093"/>
    <w:rsid w:val="00691327"/>
    <w:rsid w:val="00692595"/>
    <w:rsid w:val="00693CFD"/>
    <w:rsid w:val="00693F42"/>
    <w:rsid w:val="00694685"/>
    <w:rsid w:val="00697094"/>
    <w:rsid w:val="0069717F"/>
    <w:rsid w:val="0069763C"/>
    <w:rsid w:val="006A08E5"/>
    <w:rsid w:val="006A0AAE"/>
    <w:rsid w:val="006A13F3"/>
    <w:rsid w:val="006A458C"/>
    <w:rsid w:val="006A5B4E"/>
    <w:rsid w:val="006A6F90"/>
    <w:rsid w:val="006A7FDD"/>
    <w:rsid w:val="006B1C9C"/>
    <w:rsid w:val="006B2E3C"/>
    <w:rsid w:val="006B3F60"/>
    <w:rsid w:val="006C3CF0"/>
    <w:rsid w:val="006C4540"/>
    <w:rsid w:val="006C4697"/>
    <w:rsid w:val="006C522A"/>
    <w:rsid w:val="006C55A9"/>
    <w:rsid w:val="006C6A3D"/>
    <w:rsid w:val="006C75F2"/>
    <w:rsid w:val="006C7C96"/>
    <w:rsid w:val="006D2B11"/>
    <w:rsid w:val="006D2C3F"/>
    <w:rsid w:val="006D3B0F"/>
    <w:rsid w:val="006D5E89"/>
    <w:rsid w:val="006E0E1B"/>
    <w:rsid w:val="006E312C"/>
    <w:rsid w:val="006E35B4"/>
    <w:rsid w:val="006E39FE"/>
    <w:rsid w:val="006E5A23"/>
    <w:rsid w:val="006E5A98"/>
    <w:rsid w:val="006E66E8"/>
    <w:rsid w:val="006E682B"/>
    <w:rsid w:val="006E6FED"/>
    <w:rsid w:val="006F0829"/>
    <w:rsid w:val="006F1F6F"/>
    <w:rsid w:val="006F7130"/>
    <w:rsid w:val="00701883"/>
    <w:rsid w:val="007026F3"/>
    <w:rsid w:val="00702BF2"/>
    <w:rsid w:val="00704FA1"/>
    <w:rsid w:val="00705DA8"/>
    <w:rsid w:val="00705F43"/>
    <w:rsid w:val="00707721"/>
    <w:rsid w:val="00707EDB"/>
    <w:rsid w:val="00710B54"/>
    <w:rsid w:val="00714150"/>
    <w:rsid w:val="00714569"/>
    <w:rsid w:val="00714EBE"/>
    <w:rsid w:val="00714F4A"/>
    <w:rsid w:val="00723BBB"/>
    <w:rsid w:val="00724059"/>
    <w:rsid w:val="0072497E"/>
    <w:rsid w:val="00725A0F"/>
    <w:rsid w:val="00726758"/>
    <w:rsid w:val="00727A2A"/>
    <w:rsid w:val="00731AA1"/>
    <w:rsid w:val="00732384"/>
    <w:rsid w:val="007327F1"/>
    <w:rsid w:val="007331BD"/>
    <w:rsid w:val="007357AB"/>
    <w:rsid w:val="00736953"/>
    <w:rsid w:val="007405FE"/>
    <w:rsid w:val="00740B04"/>
    <w:rsid w:val="00743057"/>
    <w:rsid w:val="00743C1F"/>
    <w:rsid w:val="00746592"/>
    <w:rsid w:val="00747808"/>
    <w:rsid w:val="0075240F"/>
    <w:rsid w:val="00752724"/>
    <w:rsid w:val="00753E52"/>
    <w:rsid w:val="007579F8"/>
    <w:rsid w:val="00762180"/>
    <w:rsid w:val="0076510C"/>
    <w:rsid w:val="0076667F"/>
    <w:rsid w:val="007706F4"/>
    <w:rsid w:val="00773FD8"/>
    <w:rsid w:val="0077410D"/>
    <w:rsid w:val="00774CD0"/>
    <w:rsid w:val="00775164"/>
    <w:rsid w:val="00775205"/>
    <w:rsid w:val="0077533E"/>
    <w:rsid w:val="007764FA"/>
    <w:rsid w:val="00777756"/>
    <w:rsid w:val="00780D56"/>
    <w:rsid w:val="00781100"/>
    <w:rsid w:val="007813B1"/>
    <w:rsid w:val="0078230F"/>
    <w:rsid w:val="00782EE2"/>
    <w:rsid w:val="00783014"/>
    <w:rsid w:val="007835AD"/>
    <w:rsid w:val="00784EF9"/>
    <w:rsid w:val="0078658B"/>
    <w:rsid w:val="007868B7"/>
    <w:rsid w:val="00787F34"/>
    <w:rsid w:val="00791920"/>
    <w:rsid w:val="00792A90"/>
    <w:rsid w:val="00793CE5"/>
    <w:rsid w:val="00793EF7"/>
    <w:rsid w:val="007941C4"/>
    <w:rsid w:val="00794419"/>
    <w:rsid w:val="00796B71"/>
    <w:rsid w:val="00796DFB"/>
    <w:rsid w:val="007A0926"/>
    <w:rsid w:val="007A4E6C"/>
    <w:rsid w:val="007A4FDC"/>
    <w:rsid w:val="007A77CD"/>
    <w:rsid w:val="007B0130"/>
    <w:rsid w:val="007B319B"/>
    <w:rsid w:val="007B604E"/>
    <w:rsid w:val="007C10E6"/>
    <w:rsid w:val="007C212C"/>
    <w:rsid w:val="007C2C51"/>
    <w:rsid w:val="007C7232"/>
    <w:rsid w:val="007C7B71"/>
    <w:rsid w:val="007D0135"/>
    <w:rsid w:val="007D0ED7"/>
    <w:rsid w:val="007D28BB"/>
    <w:rsid w:val="007D3D8A"/>
    <w:rsid w:val="007D775F"/>
    <w:rsid w:val="007E1CEA"/>
    <w:rsid w:val="007E2745"/>
    <w:rsid w:val="007E2A48"/>
    <w:rsid w:val="007E3066"/>
    <w:rsid w:val="007E49A4"/>
    <w:rsid w:val="007E4A18"/>
    <w:rsid w:val="007E71EA"/>
    <w:rsid w:val="007F19F2"/>
    <w:rsid w:val="007F3148"/>
    <w:rsid w:val="007F35FB"/>
    <w:rsid w:val="007F441C"/>
    <w:rsid w:val="007F4435"/>
    <w:rsid w:val="007F5BC0"/>
    <w:rsid w:val="007F7803"/>
    <w:rsid w:val="00801F35"/>
    <w:rsid w:val="00806024"/>
    <w:rsid w:val="00810F23"/>
    <w:rsid w:val="00812996"/>
    <w:rsid w:val="00813FD3"/>
    <w:rsid w:val="008140E4"/>
    <w:rsid w:val="008144FF"/>
    <w:rsid w:val="0081510D"/>
    <w:rsid w:val="00823AEB"/>
    <w:rsid w:val="008256C4"/>
    <w:rsid w:val="00831D56"/>
    <w:rsid w:val="008327D9"/>
    <w:rsid w:val="00832D67"/>
    <w:rsid w:val="00833DAF"/>
    <w:rsid w:val="00833E03"/>
    <w:rsid w:val="008375FA"/>
    <w:rsid w:val="008416AF"/>
    <w:rsid w:val="008417EE"/>
    <w:rsid w:val="00845311"/>
    <w:rsid w:val="00845CE6"/>
    <w:rsid w:val="00850B0F"/>
    <w:rsid w:val="00851928"/>
    <w:rsid w:val="00852092"/>
    <w:rsid w:val="00852914"/>
    <w:rsid w:val="00852C12"/>
    <w:rsid w:val="0085384A"/>
    <w:rsid w:val="008553C8"/>
    <w:rsid w:val="008557A9"/>
    <w:rsid w:val="00855B2F"/>
    <w:rsid w:val="00862B83"/>
    <w:rsid w:val="008665FD"/>
    <w:rsid w:val="00867C31"/>
    <w:rsid w:val="00867F05"/>
    <w:rsid w:val="00871198"/>
    <w:rsid w:val="00871E7D"/>
    <w:rsid w:val="00880B75"/>
    <w:rsid w:val="00880BC4"/>
    <w:rsid w:val="00881F52"/>
    <w:rsid w:val="008830C4"/>
    <w:rsid w:val="008837F5"/>
    <w:rsid w:val="008838BD"/>
    <w:rsid w:val="0088472B"/>
    <w:rsid w:val="008959F2"/>
    <w:rsid w:val="008A4478"/>
    <w:rsid w:val="008A4A3A"/>
    <w:rsid w:val="008A5C11"/>
    <w:rsid w:val="008B0DD3"/>
    <w:rsid w:val="008B1FE7"/>
    <w:rsid w:val="008B28C1"/>
    <w:rsid w:val="008B75E5"/>
    <w:rsid w:val="008C2022"/>
    <w:rsid w:val="008C420A"/>
    <w:rsid w:val="008C572C"/>
    <w:rsid w:val="008C5B23"/>
    <w:rsid w:val="008C6870"/>
    <w:rsid w:val="008D1825"/>
    <w:rsid w:val="008D1BB3"/>
    <w:rsid w:val="008D1E57"/>
    <w:rsid w:val="008E1C31"/>
    <w:rsid w:val="008E1F7B"/>
    <w:rsid w:val="008E3DC2"/>
    <w:rsid w:val="008E5D28"/>
    <w:rsid w:val="008E6E2D"/>
    <w:rsid w:val="008E7CFD"/>
    <w:rsid w:val="008F0611"/>
    <w:rsid w:val="008F4275"/>
    <w:rsid w:val="008F5019"/>
    <w:rsid w:val="008F5FF9"/>
    <w:rsid w:val="008F73EC"/>
    <w:rsid w:val="00901819"/>
    <w:rsid w:val="00901972"/>
    <w:rsid w:val="0090279B"/>
    <w:rsid w:val="00905984"/>
    <w:rsid w:val="00906C49"/>
    <w:rsid w:val="00906FC3"/>
    <w:rsid w:val="009070DE"/>
    <w:rsid w:val="0090782E"/>
    <w:rsid w:val="00910959"/>
    <w:rsid w:val="00912184"/>
    <w:rsid w:val="00912974"/>
    <w:rsid w:val="0092136C"/>
    <w:rsid w:val="009214CD"/>
    <w:rsid w:val="00922AD0"/>
    <w:rsid w:val="00923FB0"/>
    <w:rsid w:val="00925C4C"/>
    <w:rsid w:val="00926023"/>
    <w:rsid w:val="00926304"/>
    <w:rsid w:val="00926993"/>
    <w:rsid w:val="009314F4"/>
    <w:rsid w:val="0093197A"/>
    <w:rsid w:val="00931C95"/>
    <w:rsid w:val="00933C06"/>
    <w:rsid w:val="00936127"/>
    <w:rsid w:val="00936D64"/>
    <w:rsid w:val="009402CC"/>
    <w:rsid w:val="00943013"/>
    <w:rsid w:val="00943452"/>
    <w:rsid w:val="009454D6"/>
    <w:rsid w:val="009475F0"/>
    <w:rsid w:val="00947A7B"/>
    <w:rsid w:val="00951487"/>
    <w:rsid w:val="00951744"/>
    <w:rsid w:val="009528DD"/>
    <w:rsid w:val="00954242"/>
    <w:rsid w:val="009551BD"/>
    <w:rsid w:val="009569FF"/>
    <w:rsid w:val="009574E5"/>
    <w:rsid w:val="00962D85"/>
    <w:rsid w:val="0096445A"/>
    <w:rsid w:val="00966F3D"/>
    <w:rsid w:val="00966FC4"/>
    <w:rsid w:val="0096727E"/>
    <w:rsid w:val="00967526"/>
    <w:rsid w:val="00967766"/>
    <w:rsid w:val="009678C3"/>
    <w:rsid w:val="00971024"/>
    <w:rsid w:val="00971C89"/>
    <w:rsid w:val="00973676"/>
    <w:rsid w:val="00981E8A"/>
    <w:rsid w:val="0098241E"/>
    <w:rsid w:val="00982B86"/>
    <w:rsid w:val="00982FED"/>
    <w:rsid w:val="00984414"/>
    <w:rsid w:val="009846F3"/>
    <w:rsid w:val="009871EA"/>
    <w:rsid w:val="009901F7"/>
    <w:rsid w:val="00994173"/>
    <w:rsid w:val="00995009"/>
    <w:rsid w:val="00995B07"/>
    <w:rsid w:val="00995B51"/>
    <w:rsid w:val="00996A97"/>
    <w:rsid w:val="00996C25"/>
    <w:rsid w:val="0099780C"/>
    <w:rsid w:val="009A2D24"/>
    <w:rsid w:val="009A47BE"/>
    <w:rsid w:val="009B24FE"/>
    <w:rsid w:val="009B3302"/>
    <w:rsid w:val="009B66A1"/>
    <w:rsid w:val="009C2389"/>
    <w:rsid w:val="009C4351"/>
    <w:rsid w:val="009C5478"/>
    <w:rsid w:val="009C5F09"/>
    <w:rsid w:val="009C7FB3"/>
    <w:rsid w:val="009D1817"/>
    <w:rsid w:val="009D1F3C"/>
    <w:rsid w:val="009D27E7"/>
    <w:rsid w:val="009D4262"/>
    <w:rsid w:val="009D72AE"/>
    <w:rsid w:val="009E08A5"/>
    <w:rsid w:val="009E304B"/>
    <w:rsid w:val="009F48C4"/>
    <w:rsid w:val="009F59F2"/>
    <w:rsid w:val="009F6598"/>
    <w:rsid w:val="009F6732"/>
    <w:rsid w:val="00A01C17"/>
    <w:rsid w:val="00A01ED7"/>
    <w:rsid w:val="00A02D08"/>
    <w:rsid w:val="00A071E0"/>
    <w:rsid w:val="00A07342"/>
    <w:rsid w:val="00A078C3"/>
    <w:rsid w:val="00A1158C"/>
    <w:rsid w:val="00A12728"/>
    <w:rsid w:val="00A136BE"/>
    <w:rsid w:val="00A14BDC"/>
    <w:rsid w:val="00A16B06"/>
    <w:rsid w:val="00A229AE"/>
    <w:rsid w:val="00A26265"/>
    <w:rsid w:val="00A26269"/>
    <w:rsid w:val="00A27C30"/>
    <w:rsid w:val="00A309C1"/>
    <w:rsid w:val="00A3185B"/>
    <w:rsid w:val="00A318F5"/>
    <w:rsid w:val="00A31A76"/>
    <w:rsid w:val="00A33231"/>
    <w:rsid w:val="00A33BC2"/>
    <w:rsid w:val="00A34236"/>
    <w:rsid w:val="00A348EB"/>
    <w:rsid w:val="00A355DE"/>
    <w:rsid w:val="00A3564E"/>
    <w:rsid w:val="00A3628E"/>
    <w:rsid w:val="00A36EBB"/>
    <w:rsid w:val="00A36F16"/>
    <w:rsid w:val="00A37498"/>
    <w:rsid w:val="00A40175"/>
    <w:rsid w:val="00A40FF0"/>
    <w:rsid w:val="00A41746"/>
    <w:rsid w:val="00A41CE1"/>
    <w:rsid w:val="00A44979"/>
    <w:rsid w:val="00A46252"/>
    <w:rsid w:val="00A46568"/>
    <w:rsid w:val="00A507E9"/>
    <w:rsid w:val="00A50848"/>
    <w:rsid w:val="00A50AC1"/>
    <w:rsid w:val="00A517F8"/>
    <w:rsid w:val="00A53CF0"/>
    <w:rsid w:val="00A56F7D"/>
    <w:rsid w:val="00A57342"/>
    <w:rsid w:val="00A61D8D"/>
    <w:rsid w:val="00A63CE4"/>
    <w:rsid w:val="00A63E7B"/>
    <w:rsid w:val="00A67B7E"/>
    <w:rsid w:val="00A70663"/>
    <w:rsid w:val="00A76DCF"/>
    <w:rsid w:val="00A77310"/>
    <w:rsid w:val="00A81328"/>
    <w:rsid w:val="00A8146D"/>
    <w:rsid w:val="00A817CA"/>
    <w:rsid w:val="00A8195C"/>
    <w:rsid w:val="00A81FC4"/>
    <w:rsid w:val="00A84FB6"/>
    <w:rsid w:val="00A86012"/>
    <w:rsid w:val="00A937D1"/>
    <w:rsid w:val="00A93CD2"/>
    <w:rsid w:val="00A95022"/>
    <w:rsid w:val="00AA15DF"/>
    <w:rsid w:val="00AA2EFC"/>
    <w:rsid w:val="00AA39BE"/>
    <w:rsid w:val="00AA6A2E"/>
    <w:rsid w:val="00AA796B"/>
    <w:rsid w:val="00AB1070"/>
    <w:rsid w:val="00AB1653"/>
    <w:rsid w:val="00AB45F0"/>
    <w:rsid w:val="00AB4BE8"/>
    <w:rsid w:val="00AB5A07"/>
    <w:rsid w:val="00AB60F4"/>
    <w:rsid w:val="00AB73AA"/>
    <w:rsid w:val="00AC1A28"/>
    <w:rsid w:val="00AC429F"/>
    <w:rsid w:val="00AD1184"/>
    <w:rsid w:val="00AD2DDB"/>
    <w:rsid w:val="00AD7541"/>
    <w:rsid w:val="00AE0472"/>
    <w:rsid w:val="00AE1874"/>
    <w:rsid w:val="00AE2327"/>
    <w:rsid w:val="00AE259D"/>
    <w:rsid w:val="00AE2892"/>
    <w:rsid w:val="00AE29D6"/>
    <w:rsid w:val="00AE3615"/>
    <w:rsid w:val="00AE3DDD"/>
    <w:rsid w:val="00AE7E5C"/>
    <w:rsid w:val="00AF19FF"/>
    <w:rsid w:val="00AF3DDF"/>
    <w:rsid w:val="00AF4CAE"/>
    <w:rsid w:val="00B00441"/>
    <w:rsid w:val="00B00482"/>
    <w:rsid w:val="00B03917"/>
    <w:rsid w:val="00B0436D"/>
    <w:rsid w:val="00B06691"/>
    <w:rsid w:val="00B07CB3"/>
    <w:rsid w:val="00B1004C"/>
    <w:rsid w:val="00B106E3"/>
    <w:rsid w:val="00B10A31"/>
    <w:rsid w:val="00B11EE4"/>
    <w:rsid w:val="00B1445D"/>
    <w:rsid w:val="00B17BF6"/>
    <w:rsid w:val="00B21FF6"/>
    <w:rsid w:val="00B22C5E"/>
    <w:rsid w:val="00B258EF"/>
    <w:rsid w:val="00B264A4"/>
    <w:rsid w:val="00B2651F"/>
    <w:rsid w:val="00B27DF9"/>
    <w:rsid w:val="00B311ED"/>
    <w:rsid w:val="00B316E9"/>
    <w:rsid w:val="00B3362F"/>
    <w:rsid w:val="00B35B09"/>
    <w:rsid w:val="00B37878"/>
    <w:rsid w:val="00B37B55"/>
    <w:rsid w:val="00B43A37"/>
    <w:rsid w:val="00B44311"/>
    <w:rsid w:val="00B44F39"/>
    <w:rsid w:val="00B4642B"/>
    <w:rsid w:val="00B46430"/>
    <w:rsid w:val="00B51AC9"/>
    <w:rsid w:val="00B52AD8"/>
    <w:rsid w:val="00B545CD"/>
    <w:rsid w:val="00B600B5"/>
    <w:rsid w:val="00B62428"/>
    <w:rsid w:val="00B6607E"/>
    <w:rsid w:val="00B67029"/>
    <w:rsid w:val="00B70275"/>
    <w:rsid w:val="00B71759"/>
    <w:rsid w:val="00B73364"/>
    <w:rsid w:val="00B733AB"/>
    <w:rsid w:val="00B74E52"/>
    <w:rsid w:val="00B75902"/>
    <w:rsid w:val="00B76530"/>
    <w:rsid w:val="00B77C08"/>
    <w:rsid w:val="00B80EED"/>
    <w:rsid w:val="00B81FC8"/>
    <w:rsid w:val="00B82ACF"/>
    <w:rsid w:val="00B83BE7"/>
    <w:rsid w:val="00B84680"/>
    <w:rsid w:val="00B856AC"/>
    <w:rsid w:val="00B90358"/>
    <w:rsid w:val="00B90C34"/>
    <w:rsid w:val="00B930B2"/>
    <w:rsid w:val="00B95CB3"/>
    <w:rsid w:val="00BA1298"/>
    <w:rsid w:val="00BA5FBE"/>
    <w:rsid w:val="00BB2E70"/>
    <w:rsid w:val="00BB3387"/>
    <w:rsid w:val="00BB3E8C"/>
    <w:rsid w:val="00BB54D0"/>
    <w:rsid w:val="00BC0248"/>
    <w:rsid w:val="00BC0838"/>
    <w:rsid w:val="00BC3A36"/>
    <w:rsid w:val="00BC7F9D"/>
    <w:rsid w:val="00BD3F19"/>
    <w:rsid w:val="00BD4AB2"/>
    <w:rsid w:val="00BE22DB"/>
    <w:rsid w:val="00BE2D54"/>
    <w:rsid w:val="00BE3E72"/>
    <w:rsid w:val="00BE5480"/>
    <w:rsid w:val="00BE6923"/>
    <w:rsid w:val="00BE7CE2"/>
    <w:rsid w:val="00BF2393"/>
    <w:rsid w:val="00BF2635"/>
    <w:rsid w:val="00BF5C24"/>
    <w:rsid w:val="00BF5FCA"/>
    <w:rsid w:val="00BF71F1"/>
    <w:rsid w:val="00BF7C57"/>
    <w:rsid w:val="00C003DE"/>
    <w:rsid w:val="00C006BA"/>
    <w:rsid w:val="00C00E71"/>
    <w:rsid w:val="00C0213D"/>
    <w:rsid w:val="00C048F3"/>
    <w:rsid w:val="00C05730"/>
    <w:rsid w:val="00C10990"/>
    <w:rsid w:val="00C10BBF"/>
    <w:rsid w:val="00C130FA"/>
    <w:rsid w:val="00C13ADF"/>
    <w:rsid w:val="00C13BA1"/>
    <w:rsid w:val="00C13E35"/>
    <w:rsid w:val="00C17F91"/>
    <w:rsid w:val="00C20999"/>
    <w:rsid w:val="00C20F75"/>
    <w:rsid w:val="00C21965"/>
    <w:rsid w:val="00C22716"/>
    <w:rsid w:val="00C2299B"/>
    <w:rsid w:val="00C24428"/>
    <w:rsid w:val="00C24A43"/>
    <w:rsid w:val="00C312A5"/>
    <w:rsid w:val="00C321A9"/>
    <w:rsid w:val="00C33EC5"/>
    <w:rsid w:val="00C3534E"/>
    <w:rsid w:val="00C405D2"/>
    <w:rsid w:val="00C43204"/>
    <w:rsid w:val="00C43727"/>
    <w:rsid w:val="00C43AAA"/>
    <w:rsid w:val="00C43AC6"/>
    <w:rsid w:val="00C44979"/>
    <w:rsid w:val="00C46A73"/>
    <w:rsid w:val="00C47C7C"/>
    <w:rsid w:val="00C51C53"/>
    <w:rsid w:val="00C53CE5"/>
    <w:rsid w:val="00C5729E"/>
    <w:rsid w:val="00C60B1B"/>
    <w:rsid w:val="00C60D92"/>
    <w:rsid w:val="00C61A82"/>
    <w:rsid w:val="00C62CD6"/>
    <w:rsid w:val="00C634F3"/>
    <w:rsid w:val="00C63686"/>
    <w:rsid w:val="00C656A3"/>
    <w:rsid w:val="00C6576A"/>
    <w:rsid w:val="00C677C3"/>
    <w:rsid w:val="00C75B63"/>
    <w:rsid w:val="00C8144C"/>
    <w:rsid w:val="00C8297B"/>
    <w:rsid w:val="00C846C7"/>
    <w:rsid w:val="00C85543"/>
    <w:rsid w:val="00C8671E"/>
    <w:rsid w:val="00C92D79"/>
    <w:rsid w:val="00C95A3A"/>
    <w:rsid w:val="00C964E5"/>
    <w:rsid w:val="00C97767"/>
    <w:rsid w:val="00C97822"/>
    <w:rsid w:val="00CA0B6D"/>
    <w:rsid w:val="00CA0BE4"/>
    <w:rsid w:val="00CA1111"/>
    <w:rsid w:val="00CA43A4"/>
    <w:rsid w:val="00CA5535"/>
    <w:rsid w:val="00CA6CD2"/>
    <w:rsid w:val="00CB15BC"/>
    <w:rsid w:val="00CB1BD6"/>
    <w:rsid w:val="00CB26BA"/>
    <w:rsid w:val="00CB28FE"/>
    <w:rsid w:val="00CB3739"/>
    <w:rsid w:val="00CB41CA"/>
    <w:rsid w:val="00CB51DE"/>
    <w:rsid w:val="00CB54A8"/>
    <w:rsid w:val="00CB5F0F"/>
    <w:rsid w:val="00CB6226"/>
    <w:rsid w:val="00CB7A10"/>
    <w:rsid w:val="00CC192B"/>
    <w:rsid w:val="00CC244C"/>
    <w:rsid w:val="00CC356A"/>
    <w:rsid w:val="00CC65A3"/>
    <w:rsid w:val="00CC7EAB"/>
    <w:rsid w:val="00CD2C34"/>
    <w:rsid w:val="00CD7AA8"/>
    <w:rsid w:val="00CE0536"/>
    <w:rsid w:val="00CE2712"/>
    <w:rsid w:val="00CE6D46"/>
    <w:rsid w:val="00CE7C64"/>
    <w:rsid w:val="00CE7DAF"/>
    <w:rsid w:val="00CF37BE"/>
    <w:rsid w:val="00CF441F"/>
    <w:rsid w:val="00CF5C80"/>
    <w:rsid w:val="00CF6CDE"/>
    <w:rsid w:val="00CF6F02"/>
    <w:rsid w:val="00D00701"/>
    <w:rsid w:val="00D00D90"/>
    <w:rsid w:val="00D02C25"/>
    <w:rsid w:val="00D031EE"/>
    <w:rsid w:val="00D0384C"/>
    <w:rsid w:val="00D070C4"/>
    <w:rsid w:val="00D0732E"/>
    <w:rsid w:val="00D07E87"/>
    <w:rsid w:val="00D10599"/>
    <w:rsid w:val="00D11DD5"/>
    <w:rsid w:val="00D129BA"/>
    <w:rsid w:val="00D12AE4"/>
    <w:rsid w:val="00D155A8"/>
    <w:rsid w:val="00D244C4"/>
    <w:rsid w:val="00D2761D"/>
    <w:rsid w:val="00D30230"/>
    <w:rsid w:val="00D341F9"/>
    <w:rsid w:val="00D35DD5"/>
    <w:rsid w:val="00D376A2"/>
    <w:rsid w:val="00D4046E"/>
    <w:rsid w:val="00D40786"/>
    <w:rsid w:val="00D40D67"/>
    <w:rsid w:val="00D42452"/>
    <w:rsid w:val="00D42648"/>
    <w:rsid w:val="00D447E6"/>
    <w:rsid w:val="00D44DEF"/>
    <w:rsid w:val="00D4559E"/>
    <w:rsid w:val="00D46DAA"/>
    <w:rsid w:val="00D47C39"/>
    <w:rsid w:val="00D51679"/>
    <w:rsid w:val="00D51F69"/>
    <w:rsid w:val="00D5380A"/>
    <w:rsid w:val="00D54B2C"/>
    <w:rsid w:val="00D55874"/>
    <w:rsid w:val="00D56C73"/>
    <w:rsid w:val="00D633D1"/>
    <w:rsid w:val="00D63A35"/>
    <w:rsid w:val="00D66B6B"/>
    <w:rsid w:val="00D71395"/>
    <w:rsid w:val="00D71852"/>
    <w:rsid w:val="00D72ED6"/>
    <w:rsid w:val="00D76DCC"/>
    <w:rsid w:val="00D77023"/>
    <w:rsid w:val="00D81D81"/>
    <w:rsid w:val="00D81F4D"/>
    <w:rsid w:val="00D85151"/>
    <w:rsid w:val="00D856DC"/>
    <w:rsid w:val="00D9049B"/>
    <w:rsid w:val="00D926BA"/>
    <w:rsid w:val="00D936E0"/>
    <w:rsid w:val="00D93E27"/>
    <w:rsid w:val="00D97788"/>
    <w:rsid w:val="00DA1E12"/>
    <w:rsid w:val="00DA4389"/>
    <w:rsid w:val="00DA4C6C"/>
    <w:rsid w:val="00DA56EB"/>
    <w:rsid w:val="00DA6F42"/>
    <w:rsid w:val="00DB0BC0"/>
    <w:rsid w:val="00DB3555"/>
    <w:rsid w:val="00DB3776"/>
    <w:rsid w:val="00DB39EC"/>
    <w:rsid w:val="00DB45ED"/>
    <w:rsid w:val="00DB49E2"/>
    <w:rsid w:val="00DB4AF2"/>
    <w:rsid w:val="00DB6224"/>
    <w:rsid w:val="00DB6A7B"/>
    <w:rsid w:val="00DB7687"/>
    <w:rsid w:val="00DC44D5"/>
    <w:rsid w:val="00DC5073"/>
    <w:rsid w:val="00DC5471"/>
    <w:rsid w:val="00DC6526"/>
    <w:rsid w:val="00DC73FD"/>
    <w:rsid w:val="00DD0F9E"/>
    <w:rsid w:val="00DD1589"/>
    <w:rsid w:val="00DD6458"/>
    <w:rsid w:val="00DE027A"/>
    <w:rsid w:val="00DE03FA"/>
    <w:rsid w:val="00DE2491"/>
    <w:rsid w:val="00DE2652"/>
    <w:rsid w:val="00DE367A"/>
    <w:rsid w:val="00DE3D69"/>
    <w:rsid w:val="00DE4B9A"/>
    <w:rsid w:val="00DE7027"/>
    <w:rsid w:val="00DE7224"/>
    <w:rsid w:val="00DF0553"/>
    <w:rsid w:val="00DF2383"/>
    <w:rsid w:val="00DF2737"/>
    <w:rsid w:val="00DF610F"/>
    <w:rsid w:val="00DF67F0"/>
    <w:rsid w:val="00DF79C6"/>
    <w:rsid w:val="00E009EE"/>
    <w:rsid w:val="00E00BD6"/>
    <w:rsid w:val="00E02C43"/>
    <w:rsid w:val="00E03463"/>
    <w:rsid w:val="00E03ED9"/>
    <w:rsid w:val="00E06BF3"/>
    <w:rsid w:val="00E07ABB"/>
    <w:rsid w:val="00E07B64"/>
    <w:rsid w:val="00E1013E"/>
    <w:rsid w:val="00E1289D"/>
    <w:rsid w:val="00E12C37"/>
    <w:rsid w:val="00E1488F"/>
    <w:rsid w:val="00E16451"/>
    <w:rsid w:val="00E165ED"/>
    <w:rsid w:val="00E167D2"/>
    <w:rsid w:val="00E1784E"/>
    <w:rsid w:val="00E215AC"/>
    <w:rsid w:val="00E21C63"/>
    <w:rsid w:val="00E235EA"/>
    <w:rsid w:val="00E257D5"/>
    <w:rsid w:val="00E257F6"/>
    <w:rsid w:val="00E31213"/>
    <w:rsid w:val="00E3148B"/>
    <w:rsid w:val="00E32143"/>
    <w:rsid w:val="00E32AFC"/>
    <w:rsid w:val="00E332C5"/>
    <w:rsid w:val="00E34270"/>
    <w:rsid w:val="00E34889"/>
    <w:rsid w:val="00E35BED"/>
    <w:rsid w:val="00E3799C"/>
    <w:rsid w:val="00E4069E"/>
    <w:rsid w:val="00E42296"/>
    <w:rsid w:val="00E42889"/>
    <w:rsid w:val="00E43148"/>
    <w:rsid w:val="00E45622"/>
    <w:rsid w:val="00E46D5D"/>
    <w:rsid w:val="00E50451"/>
    <w:rsid w:val="00E51C7B"/>
    <w:rsid w:val="00E526BE"/>
    <w:rsid w:val="00E5286E"/>
    <w:rsid w:val="00E55746"/>
    <w:rsid w:val="00E5612D"/>
    <w:rsid w:val="00E56208"/>
    <w:rsid w:val="00E6054E"/>
    <w:rsid w:val="00E61A07"/>
    <w:rsid w:val="00E630EC"/>
    <w:rsid w:val="00E65640"/>
    <w:rsid w:val="00E65970"/>
    <w:rsid w:val="00E66EA7"/>
    <w:rsid w:val="00E750D0"/>
    <w:rsid w:val="00E75754"/>
    <w:rsid w:val="00E816CB"/>
    <w:rsid w:val="00E8429A"/>
    <w:rsid w:val="00E86D30"/>
    <w:rsid w:val="00E873ED"/>
    <w:rsid w:val="00E87672"/>
    <w:rsid w:val="00E9260F"/>
    <w:rsid w:val="00E935C1"/>
    <w:rsid w:val="00E9368E"/>
    <w:rsid w:val="00EA0C90"/>
    <w:rsid w:val="00EA0F9E"/>
    <w:rsid w:val="00EA211A"/>
    <w:rsid w:val="00EA2C56"/>
    <w:rsid w:val="00EA5198"/>
    <w:rsid w:val="00EA5C3B"/>
    <w:rsid w:val="00EA6F8C"/>
    <w:rsid w:val="00EA721E"/>
    <w:rsid w:val="00EB20BF"/>
    <w:rsid w:val="00EB3D20"/>
    <w:rsid w:val="00EB46A4"/>
    <w:rsid w:val="00EB5A27"/>
    <w:rsid w:val="00EB735E"/>
    <w:rsid w:val="00EC18FC"/>
    <w:rsid w:val="00EC3ECC"/>
    <w:rsid w:val="00EC5092"/>
    <w:rsid w:val="00EC75BA"/>
    <w:rsid w:val="00EC7EE5"/>
    <w:rsid w:val="00ED0138"/>
    <w:rsid w:val="00ED10C8"/>
    <w:rsid w:val="00ED110E"/>
    <w:rsid w:val="00ED3403"/>
    <w:rsid w:val="00ED62A1"/>
    <w:rsid w:val="00EE0920"/>
    <w:rsid w:val="00EE243D"/>
    <w:rsid w:val="00EE6BD9"/>
    <w:rsid w:val="00EF036D"/>
    <w:rsid w:val="00EF071C"/>
    <w:rsid w:val="00EF152F"/>
    <w:rsid w:val="00EF5EF1"/>
    <w:rsid w:val="00F00F33"/>
    <w:rsid w:val="00F01F4D"/>
    <w:rsid w:val="00F074CA"/>
    <w:rsid w:val="00F078B2"/>
    <w:rsid w:val="00F10887"/>
    <w:rsid w:val="00F10EE0"/>
    <w:rsid w:val="00F11717"/>
    <w:rsid w:val="00F12EE7"/>
    <w:rsid w:val="00F14A4B"/>
    <w:rsid w:val="00F154CB"/>
    <w:rsid w:val="00F15A2F"/>
    <w:rsid w:val="00F162E4"/>
    <w:rsid w:val="00F17003"/>
    <w:rsid w:val="00F20893"/>
    <w:rsid w:val="00F2499B"/>
    <w:rsid w:val="00F27520"/>
    <w:rsid w:val="00F27833"/>
    <w:rsid w:val="00F30D00"/>
    <w:rsid w:val="00F321A9"/>
    <w:rsid w:val="00F32B76"/>
    <w:rsid w:val="00F33ABC"/>
    <w:rsid w:val="00F36F75"/>
    <w:rsid w:val="00F40C24"/>
    <w:rsid w:val="00F40DCF"/>
    <w:rsid w:val="00F40F97"/>
    <w:rsid w:val="00F4231D"/>
    <w:rsid w:val="00F42EE7"/>
    <w:rsid w:val="00F4674C"/>
    <w:rsid w:val="00F47328"/>
    <w:rsid w:val="00F51F3B"/>
    <w:rsid w:val="00F60978"/>
    <w:rsid w:val="00F62F38"/>
    <w:rsid w:val="00F637AE"/>
    <w:rsid w:val="00F64681"/>
    <w:rsid w:val="00F64DCC"/>
    <w:rsid w:val="00F64F20"/>
    <w:rsid w:val="00F67236"/>
    <w:rsid w:val="00F67C36"/>
    <w:rsid w:val="00F7280A"/>
    <w:rsid w:val="00F747C5"/>
    <w:rsid w:val="00F758F2"/>
    <w:rsid w:val="00F778C5"/>
    <w:rsid w:val="00F81BAD"/>
    <w:rsid w:val="00F8349F"/>
    <w:rsid w:val="00F84770"/>
    <w:rsid w:val="00F85B0E"/>
    <w:rsid w:val="00F907F4"/>
    <w:rsid w:val="00F90A00"/>
    <w:rsid w:val="00F923B4"/>
    <w:rsid w:val="00F93508"/>
    <w:rsid w:val="00F93616"/>
    <w:rsid w:val="00F93CE5"/>
    <w:rsid w:val="00F96783"/>
    <w:rsid w:val="00F96BEF"/>
    <w:rsid w:val="00F96EB3"/>
    <w:rsid w:val="00F97151"/>
    <w:rsid w:val="00F97821"/>
    <w:rsid w:val="00FA1BC5"/>
    <w:rsid w:val="00FA69EC"/>
    <w:rsid w:val="00FB21C6"/>
    <w:rsid w:val="00FB6BEA"/>
    <w:rsid w:val="00FC1A9E"/>
    <w:rsid w:val="00FD0198"/>
    <w:rsid w:val="00FD0ADA"/>
    <w:rsid w:val="00FD1629"/>
    <w:rsid w:val="00FD1ACB"/>
    <w:rsid w:val="00FD1C93"/>
    <w:rsid w:val="00FD1F95"/>
    <w:rsid w:val="00FD25AF"/>
    <w:rsid w:val="00FD2753"/>
    <w:rsid w:val="00FD2979"/>
    <w:rsid w:val="00FD35B5"/>
    <w:rsid w:val="00FD4020"/>
    <w:rsid w:val="00FD70B0"/>
    <w:rsid w:val="00FD7EAF"/>
    <w:rsid w:val="00FE05F4"/>
    <w:rsid w:val="00FE1C83"/>
    <w:rsid w:val="00FE6B45"/>
    <w:rsid w:val="00FE73A2"/>
    <w:rsid w:val="00FE7FD1"/>
    <w:rsid w:val="00FF32F1"/>
    <w:rsid w:val="00FF4581"/>
    <w:rsid w:val="00FF4690"/>
    <w:rsid w:val="00FF6E5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B8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footnote text" w:uiPriority="99"/>
    <w:lsdException w:name="annotation text" w:uiPriority="99"/>
    <w:lsdException w:name="header" w:uiPriority="99"/>
    <w:lsdException w:name="footer" w:uiPriority="99"/>
    <w:lsdException w:name="footnote reference" w:uiPriority="99"/>
    <w:lsdException w:name="annotation reference" w:uiPriority="99"/>
    <w:lsdException w:name="Default Paragraph Font" w:uiPriority="1"/>
    <w:lsdException w:name="Hyperlink" w:uiPriority="99"/>
    <w:lsdException w:name="Document Map" w:uiPriority="99"/>
    <w:lsdException w:name="annotation subject" w:uiPriority="99"/>
    <w:lsdException w:name="No List" w:uiPriority="99"/>
    <w:lsdException w:name="Balloon Text" w:uiPriority="99"/>
    <w:lsdException w:name="Quote" w:uiPriority="99"/>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BF5FCA"/>
    <w:pPr>
      <w:shd w:val="solid" w:color="FFFFFF" w:fill="auto"/>
    </w:pPr>
    <w:rPr>
      <w:rFonts w:ascii="Verdana" w:hAnsi="Verdana" w:cs="Verdana"/>
      <w:color w:val="000000"/>
      <w:sz w:val="20"/>
      <w:shd w:val="solid" w:color="FFFFFF" w:fill="auto"/>
      <w:lang w:val="ru-RU" w:eastAsia="ru-RU"/>
    </w:rPr>
  </w:style>
  <w:style w:type="paragraph" w:styleId="Heading1">
    <w:name w:val="heading 1"/>
    <w:basedOn w:val="Normal"/>
    <w:next w:val="Heading2"/>
    <w:link w:val="Heading1Char"/>
    <w:uiPriority w:val="99"/>
    <w:qFormat/>
    <w:rsid w:val="00BF5FCA"/>
    <w:pPr>
      <w:keepNext/>
      <w:keepLines/>
      <w:shd w:val="clear" w:color="auto" w:fill="auto"/>
      <w:spacing w:after="240"/>
      <w:outlineLvl w:val="0"/>
    </w:pPr>
    <w:rPr>
      <w:rFonts w:ascii="Times New Roman" w:hAnsi="Times New Roman" w:cs="Times New Roman"/>
      <w:b/>
      <w:bCs/>
      <w:color w:val="365F91"/>
      <w:sz w:val="36"/>
      <w:szCs w:val="28"/>
      <w:shd w:val="clear" w:color="auto" w:fill="auto"/>
      <w:lang w:val="en-US" w:eastAsia="en-US"/>
    </w:rPr>
  </w:style>
  <w:style w:type="paragraph" w:styleId="Heading2">
    <w:name w:val="heading 2"/>
    <w:basedOn w:val="Normal"/>
    <w:next w:val="DoubleSpaced"/>
    <w:link w:val="Heading2Char"/>
    <w:uiPriority w:val="99"/>
    <w:qFormat/>
    <w:rsid w:val="00BF5FCA"/>
    <w:pPr>
      <w:keepNext/>
      <w:keepLines/>
      <w:shd w:val="clear" w:color="auto" w:fill="auto"/>
      <w:spacing w:after="240"/>
      <w:outlineLvl w:val="1"/>
    </w:pPr>
    <w:rPr>
      <w:rFonts w:ascii="Times New Roman" w:hAnsi="Times New Roman" w:cs="Times New Roman"/>
      <w:b/>
      <w:bCs/>
      <w:color w:val="365F91"/>
      <w:sz w:val="28"/>
      <w:szCs w:val="26"/>
      <w:shd w:val="clear" w:color="auto" w:fill="auto"/>
      <w:lang w:val="en-US" w:eastAsia="en-US"/>
    </w:rPr>
  </w:style>
  <w:style w:type="paragraph" w:styleId="Heading3">
    <w:name w:val="heading 3"/>
    <w:basedOn w:val="Normal"/>
    <w:next w:val="DoubleSpaced"/>
    <w:link w:val="Heading3Char"/>
    <w:uiPriority w:val="99"/>
    <w:qFormat/>
    <w:rsid w:val="00BF5FCA"/>
    <w:pPr>
      <w:keepNext/>
      <w:keepLines/>
      <w:shd w:val="clear" w:color="auto" w:fill="auto"/>
      <w:spacing w:after="240"/>
      <w:outlineLvl w:val="2"/>
    </w:pPr>
    <w:rPr>
      <w:rFonts w:ascii="Cambria" w:hAnsi="Cambria" w:cs="Times New Roman"/>
      <w:b/>
      <w:bCs/>
      <w:i/>
      <w:color w:val="365F91"/>
      <w:sz w:val="24"/>
      <w:szCs w:val="22"/>
      <w:shd w:val="clear" w:color="auto" w:fill="auto"/>
      <w:lang w:val="en-US" w:eastAsia="en-US"/>
    </w:rPr>
  </w:style>
  <w:style w:type="paragraph" w:styleId="Heading4">
    <w:name w:val="heading 4"/>
    <w:basedOn w:val="Normal"/>
    <w:next w:val="DoubleSpaced"/>
    <w:link w:val="Heading4Char"/>
    <w:uiPriority w:val="99"/>
    <w:qFormat/>
    <w:rsid w:val="00BF5FCA"/>
    <w:pPr>
      <w:keepNext/>
      <w:spacing w:before="90" w:after="240"/>
      <w:ind w:right="90"/>
      <w:outlineLvl w:val="3"/>
    </w:pPr>
    <w:rPr>
      <w:b/>
      <w:bCs/>
      <w:color w:val="365F91"/>
      <w:szCs w:val="28"/>
      <w:lang w:val="en-US"/>
    </w:rPr>
  </w:style>
  <w:style w:type="paragraph" w:styleId="Heading5">
    <w:name w:val="heading 5"/>
    <w:basedOn w:val="Normal"/>
    <w:next w:val="Normal"/>
    <w:link w:val="Heading5Char"/>
    <w:uiPriority w:val="99"/>
    <w:qFormat/>
    <w:rsid w:val="00BF5FCA"/>
    <w:pPr>
      <w:spacing w:before="90" w:after="90"/>
      <w:ind w:left="90" w:right="90"/>
      <w:outlineLvl w:val="4"/>
    </w:pPr>
    <w:rPr>
      <w:b/>
      <w:bCs/>
      <w:i/>
      <w:iCs/>
      <w:sz w:val="16"/>
      <w:szCs w:val="26"/>
    </w:rPr>
  </w:style>
  <w:style w:type="paragraph" w:styleId="Heading6">
    <w:name w:val="heading 6"/>
    <w:basedOn w:val="Normal"/>
    <w:next w:val="Normal"/>
    <w:link w:val="Heading6Char"/>
    <w:uiPriority w:val="99"/>
    <w:qFormat/>
    <w:rsid w:val="00BF5FCA"/>
    <w:pPr>
      <w:spacing w:before="90" w:after="90"/>
      <w:ind w:left="90" w:right="90"/>
      <w:outlineLvl w:val="5"/>
    </w:pPr>
    <w:rPr>
      <w:b/>
      <w:bCs/>
      <w:sz w:val="1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782EE2"/>
    <w:rPr>
      <w:b/>
      <w:bCs/>
      <w:color w:val="365F91"/>
      <w:sz w:val="36"/>
      <w:szCs w:val="28"/>
    </w:rPr>
  </w:style>
  <w:style w:type="character" w:customStyle="1" w:styleId="Heading2Char">
    <w:name w:val="Heading 2 Char"/>
    <w:basedOn w:val="DefaultParagraphFont"/>
    <w:link w:val="Heading2"/>
    <w:uiPriority w:val="99"/>
    <w:rsid w:val="004C1422"/>
    <w:rPr>
      <w:b/>
      <w:bCs/>
      <w:color w:val="365F91"/>
      <w:sz w:val="28"/>
      <w:szCs w:val="26"/>
    </w:rPr>
  </w:style>
  <w:style w:type="character" w:customStyle="1" w:styleId="Heading3Char">
    <w:name w:val="Heading 3 Char"/>
    <w:basedOn w:val="DefaultParagraphFont"/>
    <w:link w:val="Heading3"/>
    <w:uiPriority w:val="99"/>
    <w:rsid w:val="000235D8"/>
    <w:rPr>
      <w:rFonts w:ascii="Cambria" w:hAnsi="Cambria"/>
      <w:b/>
      <w:bCs/>
      <w:i/>
      <w:color w:val="365F91"/>
      <w:szCs w:val="22"/>
    </w:rPr>
  </w:style>
  <w:style w:type="character" w:customStyle="1" w:styleId="Heading4Char">
    <w:name w:val="Heading 4 Char"/>
    <w:basedOn w:val="DefaultParagraphFont"/>
    <w:link w:val="Heading4"/>
    <w:uiPriority w:val="99"/>
    <w:rsid w:val="000235D8"/>
    <w:rPr>
      <w:rFonts w:ascii="Verdana" w:hAnsi="Verdana" w:cs="Verdana"/>
      <w:b/>
      <w:bCs/>
      <w:color w:val="365F91"/>
      <w:sz w:val="20"/>
      <w:szCs w:val="28"/>
      <w:shd w:val="solid" w:color="FFFFFF" w:fill="auto"/>
      <w:lang w:eastAsia="ru-RU"/>
    </w:rPr>
  </w:style>
  <w:style w:type="character" w:customStyle="1" w:styleId="Heading5Char">
    <w:name w:val="Heading 5 Char"/>
    <w:basedOn w:val="DefaultParagraphFont"/>
    <w:link w:val="Heading5"/>
    <w:uiPriority w:val="99"/>
    <w:rsid w:val="000235D8"/>
    <w:rPr>
      <w:rFonts w:ascii="Verdana" w:hAnsi="Verdana" w:cs="Verdana"/>
      <w:b/>
      <w:bCs/>
      <w:i/>
      <w:iCs/>
      <w:color w:val="000000"/>
      <w:sz w:val="16"/>
      <w:szCs w:val="26"/>
      <w:shd w:val="solid" w:color="FFFFFF" w:fill="auto"/>
      <w:lang w:val="ru-RU" w:eastAsia="ru-RU"/>
    </w:rPr>
  </w:style>
  <w:style w:type="character" w:customStyle="1" w:styleId="Heading6Char">
    <w:name w:val="Heading 6 Char"/>
    <w:basedOn w:val="DefaultParagraphFont"/>
    <w:link w:val="Heading6"/>
    <w:uiPriority w:val="99"/>
    <w:rsid w:val="000235D8"/>
    <w:rPr>
      <w:rFonts w:ascii="Verdana" w:hAnsi="Verdana" w:cs="Verdana"/>
      <w:b/>
      <w:bCs/>
      <w:color w:val="000000"/>
      <w:sz w:val="16"/>
      <w:szCs w:val="22"/>
      <w:shd w:val="solid" w:color="FFFFFF" w:fill="auto"/>
      <w:lang w:val="ru-RU" w:eastAsia="ru-RU"/>
    </w:rPr>
  </w:style>
  <w:style w:type="paragraph" w:customStyle="1" w:styleId="writely-toc-lower-roman">
    <w:name w:val="writely-toc-lower-roman"/>
    <w:basedOn w:val="Normal"/>
    <w:uiPriority w:val="99"/>
    <w:rsid w:val="00BF5FCA"/>
  </w:style>
  <w:style w:type="paragraph" w:customStyle="1" w:styleId="Tr">
    <w:name w:val="Tr"/>
    <w:basedOn w:val="Normal"/>
    <w:uiPriority w:val="99"/>
    <w:rsid w:val="00BF5FCA"/>
  </w:style>
  <w:style w:type="paragraph" w:customStyle="1" w:styleId="Img">
    <w:name w:val="Img"/>
    <w:basedOn w:val="Normal"/>
    <w:uiPriority w:val="99"/>
    <w:rsid w:val="00BF5FCA"/>
  </w:style>
  <w:style w:type="paragraph" w:customStyle="1" w:styleId="Div">
    <w:name w:val="Div"/>
    <w:basedOn w:val="Normal"/>
    <w:uiPriority w:val="99"/>
    <w:rsid w:val="00BF5FCA"/>
  </w:style>
  <w:style w:type="paragraph" w:customStyle="1" w:styleId="webkit-indent-blockquote">
    <w:name w:val="webkit-indent-blockquote"/>
    <w:basedOn w:val="Normal"/>
    <w:uiPriority w:val="99"/>
    <w:rsid w:val="00BF5FCA"/>
  </w:style>
  <w:style w:type="paragraph" w:customStyle="1" w:styleId="writely-toc-disc">
    <w:name w:val="writely-toc-disc"/>
    <w:basedOn w:val="Normal"/>
    <w:uiPriority w:val="99"/>
    <w:rsid w:val="00BF5FCA"/>
  </w:style>
  <w:style w:type="paragraph" w:customStyle="1" w:styleId="Ol">
    <w:name w:val="Ol"/>
    <w:basedOn w:val="Normal"/>
    <w:uiPriority w:val="99"/>
    <w:rsid w:val="00BF5FCA"/>
  </w:style>
  <w:style w:type="paragraph" w:customStyle="1" w:styleId="writely-toc-decimal">
    <w:name w:val="writely-toc-decimal"/>
    <w:basedOn w:val="Normal"/>
    <w:uiPriority w:val="99"/>
    <w:rsid w:val="00BF5FCA"/>
  </w:style>
  <w:style w:type="paragraph" w:customStyle="1" w:styleId="Option">
    <w:name w:val="Option"/>
    <w:basedOn w:val="Normal"/>
    <w:uiPriority w:val="99"/>
    <w:rsid w:val="00BF5FCA"/>
  </w:style>
  <w:style w:type="paragraph" w:customStyle="1" w:styleId="Ul">
    <w:name w:val="Ul"/>
    <w:basedOn w:val="Normal"/>
    <w:uiPriority w:val="99"/>
    <w:rsid w:val="00BF5FCA"/>
  </w:style>
  <w:style w:type="paragraph" w:customStyle="1" w:styleId="Select">
    <w:name w:val="Select"/>
    <w:basedOn w:val="Normal"/>
    <w:uiPriority w:val="99"/>
    <w:rsid w:val="00BF5FCA"/>
  </w:style>
  <w:style w:type="paragraph" w:customStyle="1" w:styleId="writely-toc-lower-alpha">
    <w:name w:val="writely-toc-lower-alpha"/>
    <w:basedOn w:val="Normal"/>
    <w:uiPriority w:val="99"/>
    <w:rsid w:val="00BF5FCA"/>
  </w:style>
  <w:style w:type="paragraph" w:customStyle="1" w:styleId="Blockquote">
    <w:name w:val="Blockquote"/>
    <w:basedOn w:val="Normal"/>
    <w:uiPriority w:val="99"/>
    <w:rsid w:val="00BF5FCA"/>
    <w:pPr>
      <w:pBdr>
        <w:top w:val="dashSmallGap" w:sz="6" w:space="7" w:color="DDDDDD"/>
        <w:left w:val="dashSmallGap" w:sz="6" w:space="7" w:color="DDDDDD"/>
        <w:bottom w:val="dashSmallGap" w:sz="6" w:space="7" w:color="DDDDDD"/>
        <w:right w:val="dashSmallGap" w:sz="6" w:space="7" w:color="DDDDDD"/>
      </w:pBdr>
    </w:pPr>
    <w:rPr>
      <w:bdr w:val="dashSmallGap" w:sz="6" w:space="0" w:color="DDDDDD"/>
    </w:rPr>
  </w:style>
  <w:style w:type="paragraph" w:customStyle="1" w:styleId="writely-toc-upper-alpha">
    <w:name w:val="writely-toc-upper-alpha"/>
    <w:basedOn w:val="Normal"/>
    <w:uiPriority w:val="99"/>
    <w:rsid w:val="00BF5FCA"/>
  </w:style>
  <w:style w:type="paragraph" w:customStyle="1" w:styleId="Table">
    <w:name w:val="Table"/>
    <w:basedOn w:val="Normal"/>
    <w:uiPriority w:val="99"/>
    <w:rsid w:val="00BF5FCA"/>
  </w:style>
  <w:style w:type="paragraph" w:customStyle="1" w:styleId="Li">
    <w:name w:val="Li"/>
    <w:basedOn w:val="Normal"/>
    <w:uiPriority w:val="99"/>
    <w:rsid w:val="00BF5FCA"/>
  </w:style>
  <w:style w:type="paragraph" w:customStyle="1" w:styleId="pb">
    <w:name w:val="pb"/>
    <w:basedOn w:val="Normal"/>
    <w:uiPriority w:val="99"/>
    <w:rsid w:val="00BF5FCA"/>
  </w:style>
  <w:style w:type="paragraph" w:customStyle="1" w:styleId="Address">
    <w:name w:val="Address"/>
    <w:basedOn w:val="Normal"/>
    <w:uiPriority w:val="99"/>
    <w:rsid w:val="00BF5FCA"/>
  </w:style>
  <w:style w:type="paragraph" w:customStyle="1" w:styleId="Pre">
    <w:name w:val="Pre"/>
    <w:basedOn w:val="Normal"/>
    <w:uiPriority w:val="99"/>
    <w:rsid w:val="00BF5FCA"/>
    <w:rPr>
      <w:rFonts w:ascii="Courier New" w:hAnsi="Courier New" w:cs="Courier New"/>
    </w:rPr>
  </w:style>
  <w:style w:type="paragraph" w:customStyle="1" w:styleId="Olwritely-toc-subheading">
    <w:name w:val="Ol_writely-toc-subheading"/>
    <w:basedOn w:val="Ol"/>
    <w:uiPriority w:val="99"/>
    <w:rsid w:val="00BF5FCA"/>
  </w:style>
  <w:style w:type="paragraph" w:customStyle="1" w:styleId="writely-toc-upper-roman">
    <w:name w:val="writely-toc-upper-roman"/>
    <w:basedOn w:val="Normal"/>
    <w:uiPriority w:val="99"/>
    <w:rsid w:val="00BF5FCA"/>
  </w:style>
  <w:style w:type="paragraph" w:customStyle="1" w:styleId="writely-toc-none">
    <w:name w:val="writely-toc-none"/>
    <w:basedOn w:val="Normal"/>
    <w:uiPriority w:val="99"/>
    <w:rsid w:val="00BF5FCA"/>
  </w:style>
  <w:style w:type="paragraph" w:customStyle="1" w:styleId="DoubleSpaced">
    <w:name w:val="Double Spaced"/>
    <w:basedOn w:val="Normal"/>
    <w:uiPriority w:val="99"/>
    <w:rsid w:val="00BF5FCA"/>
    <w:pPr>
      <w:shd w:val="clear" w:color="auto" w:fill="auto"/>
      <w:spacing w:line="480" w:lineRule="auto"/>
      <w:ind w:firstLine="720"/>
    </w:pPr>
    <w:rPr>
      <w:rFonts w:ascii="Times New Roman" w:hAnsi="Times New Roman" w:cs="Times New Roman"/>
      <w:color w:val="auto"/>
      <w:sz w:val="24"/>
      <w:szCs w:val="22"/>
      <w:shd w:val="clear" w:color="auto" w:fill="auto"/>
      <w:lang w:val="en-US" w:eastAsia="en-US"/>
    </w:rPr>
  </w:style>
  <w:style w:type="paragraph" w:styleId="Header">
    <w:name w:val="header"/>
    <w:basedOn w:val="Normal"/>
    <w:link w:val="HeaderChar"/>
    <w:uiPriority w:val="99"/>
    <w:rsid w:val="00BF5FCA"/>
    <w:pPr>
      <w:tabs>
        <w:tab w:val="center" w:pos="4680"/>
        <w:tab w:val="right" w:pos="9360"/>
      </w:tabs>
    </w:pPr>
  </w:style>
  <w:style w:type="character" w:customStyle="1" w:styleId="HeaderChar">
    <w:name w:val="Header Char"/>
    <w:basedOn w:val="DefaultParagraphFont"/>
    <w:link w:val="Header"/>
    <w:uiPriority w:val="99"/>
    <w:rsid w:val="00170DA8"/>
    <w:rPr>
      <w:rFonts w:ascii="Verdana" w:hAnsi="Verdana" w:cs="Verdana"/>
      <w:color w:val="000000"/>
      <w:sz w:val="20"/>
      <w:shd w:val="solid" w:color="FFFFFF" w:fill="auto"/>
      <w:lang w:val="ru-RU" w:eastAsia="ru-RU"/>
    </w:rPr>
  </w:style>
  <w:style w:type="paragraph" w:styleId="Footer">
    <w:name w:val="footer"/>
    <w:basedOn w:val="Normal"/>
    <w:link w:val="FooterChar"/>
    <w:uiPriority w:val="99"/>
    <w:rsid w:val="00BF5FCA"/>
    <w:pPr>
      <w:tabs>
        <w:tab w:val="center" w:pos="4680"/>
        <w:tab w:val="right" w:pos="9360"/>
      </w:tabs>
    </w:pPr>
  </w:style>
  <w:style w:type="character" w:customStyle="1" w:styleId="FooterChar">
    <w:name w:val="Footer Char"/>
    <w:basedOn w:val="DefaultParagraphFont"/>
    <w:link w:val="Footer"/>
    <w:uiPriority w:val="99"/>
    <w:rsid w:val="00170DA8"/>
    <w:rPr>
      <w:rFonts w:ascii="Verdana" w:hAnsi="Verdana" w:cs="Verdana"/>
      <w:color w:val="000000"/>
      <w:sz w:val="20"/>
      <w:shd w:val="solid" w:color="FFFFFF" w:fill="auto"/>
      <w:lang w:val="ru-RU" w:eastAsia="ru-RU"/>
    </w:rPr>
  </w:style>
  <w:style w:type="paragraph" w:styleId="BalloonText">
    <w:name w:val="Balloon Text"/>
    <w:basedOn w:val="Normal"/>
    <w:link w:val="BalloonTextChar"/>
    <w:uiPriority w:val="99"/>
    <w:semiHidden/>
    <w:rsid w:val="00BF5FCA"/>
    <w:rPr>
      <w:rFonts w:ascii="Tahoma" w:hAnsi="Tahoma" w:cs="Tahoma"/>
      <w:sz w:val="16"/>
      <w:szCs w:val="16"/>
    </w:rPr>
  </w:style>
  <w:style w:type="character" w:customStyle="1" w:styleId="BalloonTextChar">
    <w:name w:val="Balloon Text Char"/>
    <w:basedOn w:val="DefaultParagraphFont"/>
    <w:link w:val="BalloonText"/>
    <w:uiPriority w:val="99"/>
    <w:semiHidden/>
    <w:rsid w:val="008C2022"/>
    <w:rPr>
      <w:rFonts w:ascii="Tahoma" w:hAnsi="Tahoma" w:cs="Tahoma"/>
      <w:color w:val="000000"/>
      <w:sz w:val="16"/>
      <w:szCs w:val="16"/>
      <w:shd w:val="solid" w:color="FFFFFF" w:fill="auto"/>
      <w:lang w:val="ru-RU" w:eastAsia="ru-RU"/>
    </w:rPr>
  </w:style>
  <w:style w:type="paragraph" w:styleId="Quote">
    <w:name w:val="Quote"/>
    <w:basedOn w:val="DoubleSpaced"/>
    <w:next w:val="Normal"/>
    <w:link w:val="QuoteChar"/>
    <w:uiPriority w:val="99"/>
    <w:rsid w:val="00BF5FCA"/>
    <w:pPr>
      <w:spacing w:after="240" w:line="240" w:lineRule="auto"/>
      <w:ind w:left="1080" w:right="1080" w:firstLine="0"/>
    </w:pPr>
    <w:rPr>
      <w:iCs/>
      <w:color w:val="000000"/>
    </w:rPr>
  </w:style>
  <w:style w:type="character" w:customStyle="1" w:styleId="QuoteChar">
    <w:name w:val="Quote Char"/>
    <w:basedOn w:val="DefaultParagraphFont"/>
    <w:link w:val="Quote"/>
    <w:uiPriority w:val="99"/>
    <w:rsid w:val="00E9368E"/>
    <w:rPr>
      <w:iCs/>
      <w:color w:val="000000"/>
      <w:szCs w:val="22"/>
    </w:rPr>
  </w:style>
  <w:style w:type="character" w:styleId="Hyperlink">
    <w:name w:val="Hyperlink"/>
    <w:basedOn w:val="DefaultParagraphFont"/>
    <w:uiPriority w:val="99"/>
    <w:rsid w:val="00BF5FCA"/>
    <w:rPr>
      <w:rFonts w:cs="Times New Roman"/>
      <w:color w:val="0000FF"/>
      <w:u w:val="single"/>
    </w:rPr>
  </w:style>
  <w:style w:type="character" w:styleId="BookTitle">
    <w:name w:val="Book Title"/>
    <w:basedOn w:val="DefaultParagraphFont"/>
    <w:uiPriority w:val="99"/>
    <w:rsid w:val="00BF5FCA"/>
    <w:rPr>
      <w:rFonts w:cs="Times New Roman"/>
      <w:b/>
      <w:bCs/>
      <w:smallCaps/>
      <w:spacing w:val="5"/>
    </w:rPr>
  </w:style>
  <w:style w:type="paragraph" w:customStyle="1" w:styleId="SingleSpaced">
    <w:name w:val="Single Spaced"/>
    <w:basedOn w:val="DoubleSpaced"/>
    <w:uiPriority w:val="99"/>
    <w:rsid w:val="00BF5FCA"/>
    <w:pPr>
      <w:tabs>
        <w:tab w:val="right" w:pos="8640"/>
      </w:tabs>
      <w:spacing w:line="240" w:lineRule="auto"/>
      <w:ind w:firstLine="0"/>
    </w:pPr>
  </w:style>
  <w:style w:type="table" w:styleId="TableGrid">
    <w:name w:val="Table Grid"/>
    <w:basedOn w:val="TableNormal"/>
    <w:rsid w:val="00BF5FCA"/>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DocumentMap">
    <w:name w:val="Document Map"/>
    <w:basedOn w:val="Normal"/>
    <w:link w:val="DocumentMapChar"/>
    <w:uiPriority w:val="99"/>
    <w:semiHidden/>
    <w:rsid w:val="00BF5FCA"/>
    <w:rPr>
      <w:rFonts w:ascii="Tahoma" w:hAnsi="Tahoma" w:cs="Tahoma"/>
      <w:sz w:val="16"/>
      <w:szCs w:val="16"/>
    </w:rPr>
  </w:style>
  <w:style w:type="character" w:customStyle="1" w:styleId="DocumentMapChar">
    <w:name w:val="Document Map Char"/>
    <w:basedOn w:val="DefaultParagraphFont"/>
    <w:link w:val="DocumentMap"/>
    <w:uiPriority w:val="99"/>
    <w:semiHidden/>
    <w:rsid w:val="008417EE"/>
    <w:rPr>
      <w:rFonts w:ascii="Tahoma" w:hAnsi="Tahoma" w:cs="Tahoma"/>
      <w:color w:val="000000"/>
      <w:sz w:val="16"/>
      <w:szCs w:val="16"/>
      <w:shd w:val="solid" w:color="FFFFFF" w:fill="auto"/>
      <w:lang w:val="ru-RU" w:eastAsia="ru-RU"/>
    </w:rPr>
  </w:style>
  <w:style w:type="character" w:styleId="CommentReference">
    <w:name w:val="annotation reference"/>
    <w:basedOn w:val="DefaultParagraphFont"/>
    <w:uiPriority w:val="99"/>
    <w:semiHidden/>
    <w:rsid w:val="00BF5FCA"/>
    <w:rPr>
      <w:rFonts w:cs="Times New Roman"/>
      <w:sz w:val="18"/>
    </w:rPr>
  </w:style>
  <w:style w:type="paragraph" w:styleId="CommentText">
    <w:name w:val="annotation text"/>
    <w:basedOn w:val="Normal"/>
    <w:link w:val="CommentTextChar"/>
    <w:uiPriority w:val="99"/>
    <w:semiHidden/>
    <w:rsid w:val="00BF5FCA"/>
    <w:rPr>
      <w:sz w:val="24"/>
    </w:rPr>
  </w:style>
  <w:style w:type="character" w:customStyle="1" w:styleId="CommentTextChar">
    <w:name w:val="Comment Text Char"/>
    <w:basedOn w:val="DefaultParagraphFont"/>
    <w:link w:val="CommentText"/>
    <w:uiPriority w:val="99"/>
    <w:semiHidden/>
    <w:rsid w:val="009C0675"/>
    <w:rPr>
      <w:rFonts w:ascii="Verdana" w:hAnsi="Verdana" w:cs="Verdana"/>
      <w:color w:val="000000"/>
      <w:shd w:val="solid" w:color="FFFFFF" w:fill="auto"/>
      <w:lang w:val="ru-RU" w:eastAsia="ru-RU"/>
    </w:rPr>
  </w:style>
  <w:style w:type="paragraph" w:styleId="CommentSubject">
    <w:name w:val="annotation subject"/>
    <w:basedOn w:val="CommentText"/>
    <w:next w:val="CommentText"/>
    <w:link w:val="CommentSubjectChar"/>
    <w:uiPriority w:val="99"/>
    <w:semiHidden/>
    <w:rsid w:val="00BF5FCA"/>
    <w:rPr>
      <w:sz w:val="20"/>
    </w:rPr>
  </w:style>
  <w:style w:type="character" w:customStyle="1" w:styleId="CommentSubjectChar">
    <w:name w:val="Comment Subject Char"/>
    <w:basedOn w:val="CommentTextChar"/>
    <w:link w:val="CommentSubject"/>
    <w:uiPriority w:val="99"/>
    <w:semiHidden/>
    <w:rsid w:val="009C0675"/>
    <w:rPr>
      <w:rFonts w:ascii="Verdana" w:hAnsi="Verdana" w:cs="Verdana"/>
      <w:color w:val="000000"/>
      <w:sz w:val="20"/>
      <w:shd w:val="solid" w:color="FFFFFF" w:fill="auto"/>
      <w:lang w:val="ru-RU" w:eastAsia="ru-RU"/>
    </w:rPr>
  </w:style>
  <w:style w:type="paragraph" w:customStyle="1" w:styleId="DoubleSpacedFlushLeft">
    <w:name w:val="Double Spaced Flush Left"/>
    <w:basedOn w:val="DoubleSpaced"/>
    <w:next w:val="DoubleSpaced"/>
    <w:qFormat/>
    <w:rsid w:val="00BF5FCA"/>
    <w:pPr>
      <w:ind w:firstLine="0"/>
    </w:pPr>
  </w:style>
  <w:style w:type="paragraph" w:customStyle="1" w:styleId="normalindented">
    <w:name w:val="normal indented"/>
    <w:basedOn w:val="Normal"/>
    <w:rsid w:val="00BF5FCA"/>
    <w:pPr>
      <w:widowControl w:val="0"/>
      <w:shd w:val="clear" w:color="auto" w:fill="auto"/>
      <w:suppressAutoHyphens/>
      <w:ind w:firstLine="540"/>
    </w:pPr>
    <w:rPr>
      <w:rFonts w:ascii="Times New Roman" w:hAnsi="Times New Roman" w:cs="Times New Roman"/>
      <w:color w:val="auto"/>
      <w:sz w:val="24"/>
      <w:szCs w:val="20"/>
      <w:shd w:val="clear" w:color="auto" w:fill="auto"/>
      <w:lang w:val="en-US" w:eastAsia="en-US"/>
    </w:rPr>
  </w:style>
  <w:style w:type="paragraph" w:styleId="FootnoteText">
    <w:name w:val="footnote text"/>
    <w:basedOn w:val="Normal"/>
    <w:link w:val="FootnoteTextChar"/>
    <w:uiPriority w:val="99"/>
    <w:unhideWhenUsed/>
    <w:rsid w:val="004B18DD"/>
    <w:pPr>
      <w:ind w:left="144" w:hanging="144"/>
    </w:pPr>
    <w:rPr>
      <w:rFonts w:ascii="Times New Roman" w:hAnsi="Times New Roman"/>
      <w:szCs w:val="20"/>
      <w:lang w:val="en-US"/>
    </w:rPr>
  </w:style>
  <w:style w:type="character" w:customStyle="1" w:styleId="FootnoteTextChar">
    <w:name w:val="Footnote Text Char"/>
    <w:basedOn w:val="DefaultParagraphFont"/>
    <w:link w:val="FootnoteText"/>
    <w:uiPriority w:val="99"/>
    <w:rsid w:val="004B18DD"/>
    <w:rPr>
      <w:rFonts w:cs="Verdana"/>
      <w:color w:val="000000"/>
      <w:sz w:val="20"/>
      <w:szCs w:val="20"/>
      <w:shd w:val="solid" w:color="FFFFFF" w:fill="auto"/>
      <w:lang w:eastAsia="ru-RU"/>
    </w:rPr>
  </w:style>
  <w:style w:type="character" w:styleId="FootnoteReference">
    <w:name w:val="footnote reference"/>
    <w:basedOn w:val="DefaultParagraphFont"/>
    <w:uiPriority w:val="99"/>
    <w:semiHidden/>
    <w:unhideWhenUsed/>
    <w:rsid w:val="00BF5FCA"/>
    <w:rPr>
      <w:vertAlign w:val="superscript"/>
    </w:rPr>
  </w:style>
  <w:style w:type="paragraph" w:styleId="EndnoteText">
    <w:name w:val="endnote text"/>
    <w:basedOn w:val="Normal"/>
    <w:link w:val="EndnoteTextChar"/>
    <w:rsid w:val="00FD1C93"/>
    <w:rPr>
      <w:szCs w:val="20"/>
    </w:rPr>
  </w:style>
  <w:style w:type="character" w:customStyle="1" w:styleId="EndnoteTextChar">
    <w:name w:val="Endnote Text Char"/>
    <w:basedOn w:val="DefaultParagraphFont"/>
    <w:link w:val="EndnoteText"/>
    <w:rsid w:val="00FD1C93"/>
    <w:rPr>
      <w:rFonts w:ascii="Verdana" w:hAnsi="Verdana" w:cs="Verdana"/>
      <w:color w:val="000000"/>
      <w:sz w:val="20"/>
      <w:szCs w:val="20"/>
      <w:shd w:val="solid" w:color="FFFFFF" w:fill="auto"/>
      <w:lang w:val="ru-RU" w:eastAsia="ru-RU"/>
    </w:rPr>
  </w:style>
  <w:style w:type="character" w:styleId="EndnoteReference">
    <w:name w:val="endnote reference"/>
    <w:basedOn w:val="DefaultParagraphFont"/>
    <w:rsid w:val="00FD1C93"/>
    <w:rPr>
      <w:vertAlign w:val="superscript"/>
    </w:rPr>
  </w:style>
  <w:style w:type="paragraph" w:styleId="Revision">
    <w:name w:val="Revision"/>
    <w:hidden/>
    <w:rsid w:val="00AC1A28"/>
    <w:rPr>
      <w:rFonts w:ascii="Verdana" w:hAnsi="Verdana" w:cs="Verdana"/>
      <w:color w:val="000000"/>
      <w:sz w:val="20"/>
      <w:shd w:val="solid" w:color="FFFFFF" w:fill="auto"/>
      <w:lang w:val="ru-RU"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footnote text" w:uiPriority="99"/>
    <w:lsdException w:name="annotation text" w:uiPriority="99"/>
    <w:lsdException w:name="header" w:uiPriority="99"/>
    <w:lsdException w:name="footer" w:uiPriority="99"/>
    <w:lsdException w:name="footnote reference" w:uiPriority="99"/>
    <w:lsdException w:name="annotation reference" w:uiPriority="99"/>
    <w:lsdException w:name="Default Paragraph Font" w:uiPriority="1"/>
    <w:lsdException w:name="Hyperlink" w:uiPriority="99"/>
    <w:lsdException w:name="Document Map" w:uiPriority="99"/>
    <w:lsdException w:name="annotation subject" w:uiPriority="99"/>
    <w:lsdException w:name="No List" w:uiPriority="99"/>
    <w:lsdException w:name="Balloon Text" w:uiPriority="99"/>
    <w:lsdException w:name="Quote" w:uiPriority="99"/>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BF5FCA"/>
    <w:pPr>
      <w:shd w:val="solid" w:color="FFFFFF" w:fill="auto"/>
    </w:pPr>
    <w:rPr>
      <w:rFonts w:ascii="Verdana" w:hAnsi="Verdana" w:cs="Verdana"/>
      <w:color w:val="000000"/>
      <w:sz w:val="20"/>
      <w:shd w:val="solid" w:color="FFFFFF" w:fill="auto"/>
      <w:lang w:val="ru-RU" w:eastAsia="ru-RU"/>
    </w:rPr>
  </w:style>
  <w:style w:type="paragraph" w:styleId="Heading1">
    <w:name w:val="heading 1"/>
    <w:basedOn w:val="Normal"/>
    <w:next w:val="Heading2"/>
    <w:link w:val="Heading1Char"/>
    <w:uiPriority w:val="99"/>
    <w:qFormat/>
    <w:rsid w:val="00BF5FCA"/>
    <w:pPr>
      <w:keepNext/>
      <w:keepLines/>
      <w:shd w:val="clear" w:color="auto" w:fill="auto"/>
      <w:spacing w:after="240"/>
      <w:outlineLvl w:val="0"/>
    </w:pPr>
    <w:rPr>
      <w:rFonts w:ascii="Times New Roman" w:hAnsi="Times New Roman" w:cs="Times New Roman"/>
      <w:b/>
      <w:bCs/>
      <w:color w:val="365F91"/>
      <w:sz w:val="36"/>
      <w:szCs w:val="28"/>
      <w:shd w:val="clear" w:color="auto" w:fill="auto"/>
      <w:lang w:val="en-US" w:eastAsia="en-US"/>
    </w:rPr>
  </w:style>
  <w:style w:type="paragraph" w:styleId="Heading2">
    <w:name w:val="heading 2"/>
    <w:basedOn w:val="Normal"/>
    <w:next w:val="DoubleSpaced"/>
    <w:link w:val="Heading2Char"/>
    <w:uiPriority w:val="99"/>
    <w:qFormat/>
    <w:rsid w:val="00BF5FCA"/>
    <w:pPr>
      <w:keepNext/>
      <w:keepLines/>
      <w:shd w:val="clear" w:color="auto" w:fill="auto"/>
      <w:spacing w:after="240"/>
      <w:outlineLvl w:val="1"/>
    </w:pPr>
    <w:rPr>
      <w:rFonts w:ascii="Times New Roman" w:hAnsi="Times New Roman" w:cs="Times New Roman"/>
      <w:b/>
      <w:bCs/>
      <w:color w:val="365F91"/>
      <w:sz w:val="28"/>
      <w:szCs w:val="26"/>
      <w:shd w:val="clear" w:color="auto" w:fill="auto"/>
      <w:lang w:val="en-US" w:eastAsia="en-US"/>
    </w:rPr>
  </w:style>
  <w:style w:type="paragraph" w:styleId="Heading3">
    <w:name w:val="heading 3"/>
    <w:basedOn w:val="Normal"/>
    <w:next w:val="DoubleSpaced"/>
    <w:link w:val="Heading3Char"/>
    <w:uiPriority w:val="99"/>
    <w:qFormat/>
    <w:rsid w:val="00BF5FCA"/>
    <w:pPr>
      <w:keepNext/>
      <w:keepLines/>
      <w:shd w:val="clear" w:color="auto" w:fill="auto"/>
      <w:spacing w:after="240"/>
      <w:outlineLvl w:val="2"/>
    </w:pPr>
    <w:rPr>
      <w:rFonts w:ascii="Cambria" w:hAnsi="Cambria" w:cs="Times New Roman"/>
      <w:b/>
      <w:bCs/>
      <w:i/>
      <w:color w:val="365F91"/>
      <w:sz w:val="24"/>
      <w:szCs w:val="22"/>
      <w:shd w:val="clear" w:color="auto" w:fill="auto"/>
      <w:lang w:val="en-US" w:eastAsia="en-US"/>
    </w:rPr>
  </w:style>
  <w:style w:type="paragraph" w:styleId="Heading4">
    <w:name w:val="heading 4"/>
    <w:basedOn w:val="Normal"/>
    <w:next w:val="DoubleSpaced"/>
    <w:link w:val="Heading4Char"/>
    <w:uiPriority w:val="99"/>
    <w:qFormat/>
    <w:rsid w:val="00BF5FCA"/>
    <w:pPr>
      <w:keepNext/>
      <w:spacing w:before="90" w:after="240"/>
      <w:ind w:right="90"/>
      <w:outlineLvl w:val="3"/>
    </w:pPr>
    <w:rPr>
      <w:b/>
      <w:bCs/>
      <w:color w:val="365F91"/>
      <w:szCs w:val="28"/>
      <w:lang w:val="en-US"/>
    </w:rPr>
  </w:style>
  <w:style w:type="paragraph" w:styleId="Heading5">
    <w:name w:val="heading 5"/>
    <w:basedOn w:val="Normal"/>
    <w:next w:val="Normal"/>
    <w:link w:val="Heading5Char"/>
    <w:uiPriority w:val="99"/>
    <w:qFormat/>
    <w:rsid w:val="00BF5FCA"/>
    <w:pPr>
      <w:spacing w:before="90" w:after="90"/>
      <w:ind w:left="90" w:right="90"/>
      <w:outlineLvl w:val="4"/>
    </w:pPr>
    <w:rPr>
      <w:b/>
      <w:bCs/>
      <w:i/>
      <w:iCs/>
      <w:sz w:val="16"/>
      <w:szCs w:val="26"/>
    </w:rPr>
  </w:style>
  <w:style w:type="paragraph" w:styleId="Heading6">
    <w:name w:val="heading 6"/>
    <w:basedOn w:val="Normal"/>
    <w:next w:val="Normal"/>
    <w:link w:val="Heading6Char"/>
    <w:uiPriority w:val="99"/>
    <w:qFormat/>
    <w:rsid w:val="00BF5FCA"/>
    <w:pPr>
      <w:spacing w:before="90" w:after="90"/>
      <w:ind w:left="90" w:right="90"/>
      <w:outlineLvl w:val="5"/>
    </w:pPr>
    <w:rPr>
      <w:b/>
      <w:bCs/>
      <w:sz w:val="1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782EE2"/>
    <w:rPr>
      <w:b/>
      <w:bCs/>
      <w:color w:val="365F91"/>
      <w:sz w:val="36"/>
      <w:szCs w:val="28"/>
    </w:rPr>
  </w:style>
  <w:style w:type="character" w:customStyle="1" w:styleId="Heading2Char">
    <w:name w:val="Heading 2 Char"/>
    <w:basedOn w:val="DefaultParagraphFont"/>
    <w:link w:val="Heading2"/>
    <w:uiPriority w:val="99"/>
    <w:rsid w:val="004C1422"/>
    <w:rPr>
      <w:b/>
      <w:bCs/>
      <w:color w:val="365F91"/>
      <w:sz w:val="28"/>
      <w:szCs w:val="26"/>
    </w:rPr>
  </w:style>
  <w:style w:type="character" w:customStyle="1" w:styleId="Heading3Char">
    <w:name w:val="Heading 3 Char"/>
    <w:basedOn w:val="DefaultParagraphFont"/>
    <w:link w:val="Heading3"/>
    <w:uiPriority w:val="99"/>
    <w:rsid w:val="000235D8"/>
    <w:rPr>
      <w:rFonts w:ascii="Cambria" w:hAnsi="Cambria"/>
      <w:b/>
      <w:bCs/>
      <w:i/>
      <w:color w:val="365F91"/>
      <w:szCs w:val="22"/>
    </w:rPr>
  </w:style>
  <w:style w:type="character" w:customStyle="1" w:styleId="Heading4Char">
    <w:name w:val="Heading 4 Char"/>
    <w:basedOn w:val="DefaultParagraphFont"/>
    <w:link w:val="Heading4"/>
    <w:uiPriority w:val="99"/>
    <w:rsid w:val="000235D8"/>
    <w:rPr>
      <w:rFonts w:ascii="Verdana" w:hAnsi="Verdana" w:cs="Verdana"/>
      <w:b/>
      <w:bCs/>
      <w:color w:val="365F91"/>
      <w:sz w:val="20"/>
      <w:szCs w:val="28"/>
      <w:shd w:val="solid" w:color="FFFFFF" w:fill="auto"/>
      <w:lang w:eastAsia="ru-RU"/>
    </w:rPr>
  </w:style>
  <w:style w:type="character" w:customStyle="1" w:styleId="Heading5Char">
    <w:name w:val="Heading 5 Char"/>
    <w:basedOn w:val="DefaultParagraphFont"/>
    <w:link w:val="Heading5"/>
    <w:uiPriority w:val="99"/>
    <w:rsid w:val="000235D8"/>
    <w:rPr>
      <w:rFonts w:ascii="Verdana" w:hAnsi="Verdana" w:cs="Verdana"/>
      <w:b/>
      <w:bCs/>
      <w:i/>
      <w:iCs/>
      <w:color w:val="000000"/>
      <w:sz w:val="16"/>
      <w:szCs w:val="26"/>
      <w:shd w:val="solid" w:color="FFFFFF" w:fill="auto"/>
      <w:lang w:val="ru-RU" w:eastAsia="ru-RU"/>
    </w:rPr>
  </w:style>
  <w:style w:type="character" w:customStyle="1" w:styleId="Heading6Char">
    <w:name w:val="Heading 6 Char"/>
    <w:basedOn w:val="DefaultParagraphFont"/>
    <w:link w:val="Heading6"/>
    <w:uiPriority w:val="99"/>
    <w:rsid w:val="000235D8"/>
    <w:rPr>
      <w:rFonts w:ascii="Verdana" w:hAnsi="Verdana" w:cs="Verdana"/>
      <w:b/>
      <w:bCs/>
      <w:color w:val="000000"/>
      <w:sz w:val="16"/>
      <w:szCs w:val="22"/>
      <w:shd w:val="solid" w:color="FFFFFF" w:fill="auto"/>
      <w:lang w:val="ru-RU" w:eastAsia="ru-RU"/>
    </w:rPr>
  </w:style>
  <w:style w:type="paragraph" w:customStyle="1" w:styleId="writely-toc-lower-roman">
    <w:name w:val="writely-toc-lower-roman"/>
    <w:basedOn w:val="Normal"/>
    <w:uiPriority w:val="99"/>
    <w:rsid w:val="00BF5FCA"/>
  </w:style>
  <w:style w:type="paragraph" w:customStyle="1" w:styleId="Tr">
    <w:name w:val="Tr"/>
    <w:basedOn w:val="Normal"/>
    <w:uiPriority w:val="99"/>
    <w:rsid w:val="00BF5FCA"/>
  </w:style>
  <w:style w:type="paragraph" w:customStyle="1" w:styleId="Img">
    <w:name w:val="Img"/>
    <w:basedOn w:val="Normal"/>
    <w:uiPriority w:val="99"/>
    <w:rsid w:val="00BF5FCA"/>
  </w:style>
  <w:style w:type="paragraph" w:customStyle="1" w:styleId="Div">
    <w:name w:val="Div"/>
    <w:basedOn w:val="Normal"/>
    <w:uiPriority w:val="99"/>
    <w:rsid w:val="00BF5FCA"/>
  </w:style>
  <w:style w:type="paragraph" w:customStyle="1" w:styleId="webkit-indent-blockquote">
    <w:name w:val="webkit-indent-blockquote"/>
    <w:basedOn w:val="Normal"/>
    <w:uiPriority w:val="99"/>
    <w:rsid w:val="00BF5FCA"/>
  </w:style>
  <w:style w:type="paragraph" w:customStyle="1" w:styleId="writely-toc-disc">
    <w:name w:val="writely-toc-disc"/>
    <w:basedOn w:val="Normal"/>
    <w:uiPriority w:val="99"/>
    <w:rsid w:val="00BF5FCA"/>
  </w:style>
  <w:style w:type="paragraph" w:customStyle="1" w:styleId="Ol">
    <w:name w:val="Ol"/>
    <w:basedOn w:val="Normal"/>
    <w:uiPriority w:val="99"/>
    <w:rsid w:val="00BF5FCA"/>
  </w:style>
  <w:style w:type="paragraph" w:customStyle="1" w:styleId="writely-toc-decimal">
    <w:name w:val="writely-toc-decimal"/>
    <w:basedOn w:val="Normal"/>
    <w:uiPriority w:val="99"/>
    <w:rsid w:val="00BF5FCA"/>
  </w:style>
  <w:style w:type="paragraph" w:customStyle="1" w:styleId="Option">
    <w:name w:val="Option"/>
    <w:basedOn w:val="Normal"/>
    <w:uiPriority w:val="99"/>
    <w:rsid w:val="00BF5FCA"/>
  </w:style>
  <w:style w:type="paragraph" w:customStyle="1" w:styleId="Ul">
    <w:name w:val="Ul"/>
    <w:basedOn w:val="Normal"/>
    <w:uiPriority w:val="99"/>
    <w:rsid w:val="00BF5FCA"/>
  </w:style>
  <w:style w:type="paragraph" w:customStyle="1" w:styleId="Select">
    <w:name w:val="Select"/>
    <w:basedOn w:val="Normal"/>
    <w:uiPriority w:val="99"/>
    <w:rsid w:val="00BF5FCA"/>
  </w:style>
  <w:style w:type="paragraph" w:customStyle="1" w:styleId="writely-toc-lower-alpha">
    <w:name w:val="writely-toc-lower-alpha"/>
    <w:basedOn w:val="Normal"/>
    <w:uiPriority w:val="99"/>
    <w:rsid w:val="00BF5FCA"/>
  </w:style>
  <w:style w:type="paragraph" w:customStyle="1" w:styleId="Blockquote">
    <w:name w:val="Blockquote"/>
    <w:basedOn w:val="Normal"/>
    <w:uiPriority w:val="99"/>
    <w:rsid w:val="00BF5FCA"/>
    <w:pPr>
      <w:pBdr>
        <w:top w:val="dashSmallGap" w:sz="6" w:space="7" w:color="DDDDDD"/>
        <w:left w:val="dashSmallGap" w:sz="6" w:space="7" w:color="DDDDDD"/>
        <w:bottom w:val="dashSmallGap" w:sz="6" w:space="7" w:color="DDDDDD"/>
        <w:right w:val="dashSmallGap" w:sz="6" w:space="7" w:color="DDDDDD"/>
      </w:pBdr>
    </w:pPr>
    <w:rPr>
      <w:bdr w:val="dashSmallGap" w:sz="6" w:space="0" w:color="DDDDDD"/>
    </w:rPr>
  </w:style>
  <w:style w:type="paragraph" w:customStyle="1" w:styleId="writely-toc-upper-alpha">
    <w:name w:val="writely-toc-upper-alpha"/>
    <w:basedOn w:val="Normal"/>
    <w:uiPriority w:val="99"/>
    <w:rsid w:val="00BF5FCA"/>
  </w:style>
  <w:style w:type="paragraph" w:customStyle="1" w:styleId="Table">
    <w:name w:val="Table"/>
    <w:basedOn w:val="Normal"/>
    <w:uiPriority w:val="99"/>
    <w:rsid w:val="00BF5FCA"/>
  </w:style>
  <w:style w:type="paragraph" w:customStyle="1" w:styleId="Li">
    <w:name w:val="Li"/>
    <w:basedOn w:val="Normal"/>
    <w:uiPriority w:val="99"/>
    <w:rsid w:val="00BF5FCA"/>
  </w:style>
  <w:style w:type="paragraph" w:customStyle="1" w:styleId="pb">
    <w:name w:val="pb"/>
    <w:basedOn w:val="Normal"/>
    <w:uiPriority w:val="99"/>
    <w:rsid w:val="00BF5FCA"/>
  </w:style>
  <w:style w:type="paragraph" w:customStyle="1" w:styleId="Address">
    <w:name w:val="Address"/>
    <w:basedOn w:val="Normal"/>
    <w:uiPriority w:val="99"/>
    <w:rsid w:val="00BF5FCA"/>
  </w:style>
  <w:style w:type="paragraph" w:customStyle="1" w:styleId="Pre">
    <w:name w:val="Pre"/>
    <w:basedOn w:val="Normal"/>
    <w:uiPriority w:val="99"/>
    <w:rsid w:val="00BF5FCA"/>
    <w:rPr>
      <w:rFonts w:ascii="Courier New" w:hAnsi="Courier New" w:cs="Courier New"/>
    </w:rPr>
  </w:style>
  <w:style w:type="paragraph" w:customStyle="1" w:styleId="Olwritely-toc-subheading">
    <w:name w:val="Ol_writely-toc-subheading"/>
    <w:basedOn w:val="Ol"/>
    <w:uiPriority w:val="99"/>
    <w:rsid w:val="00BF5FCA"/>
  </w:style>
  <w:style w:type="paragraph" w:customStyle="1" w:styleId="writely-toc-upper-roman">
    <w:name w:val="writely-toc-upper-roman"/>
    <w:basedOn w:val="Normal"/>
    <w:uiPriority w:val="99"/>
    <w:rsid w:val="00BF5FCA"/>
  </w:style>
  <w:style w:type="paragraph" w:customStyle="1" w:styleId="writely-toc-none">
    <w:name w:val="writely-toc-none"/>
    <w:basedOn w:val="Normal"/>
    <w:uiPriority w:val="99"/>
    <w:rsid w:val="00BF5FCA"/>
  </w:style>
  <w:style w:type="paragraph" w:customStyle="1" w:styleId="DoubleSpaced">
    <w:name w:val="Double Spaced"/>
    <w:basedOn w:val="Normal"/>
    <w:uiPriority w:val="99"/>
    <w:rsid w:val="00BF5FCA"/>
    <w:pPr>
      <w:shd w:val="clear" w:color="auto" w:fill="auto"/>
      <w:spacing w:line="480" w:lineRule="auto"/>
      <w:ind w:firstLine="720"/>
    </w:pPr>
    <w:rPr>
      <w:rFonts w:ascii="Times New Roman" w:hAnsi="Times New Roman" w:cs="Times New Roman"/>
      <w:color w:val="auto"/>
      <w:sz w:val="24"/>
      <w:szCs w:val="22"/>
      <w:shd w:val="clear" w:color="auto" w:fill="auto"/>
      <w:lang w:val="en-US" w:eastAsia="en-US"/>
    </w:rPr>
  </w:style>
  <w:style w:type="paragraph" w:styleId="Header">
    <w:name w:val="header"/>
    <w:basedOn w:val="Normal"/>
    <w:link w:val="HeaderChar"/>
    <w:uiPriority w:val="99"/>
    <w:rsid w:val="00BF5FCA"/>
    <w:pPr>
      <w:tabs>
        <w:tab w:val="center" w:pos="4680"/>
        <w:tab w:val="right" w:pos="9360"/>
      </w:tabs>
    </w:pPr>
  </w:style>
  <w:style w:type="character" w:customStyle="1" w:styleId="HeaderChar">
    <w:name w:val="Header Char"/>
    <w:basedOn w:val="DefaultParagraphFont"/>
    <w:link w:val="Header"/>
    <w:uiPriority w:val="99"/>
    <w:rsid w:val="00170DA8"/>
    <w:rPr>
      <w:rFonts w:ascii="Verdana" w:hAnsi="Verdana" w:cs="Verdana"/>
      <w:color w:val="000000"/>
      <w:sz w:val="20"/>
      <w:shd w:val="solid" w:color="FFFFFF" w:fill="auto"/>
      <w:lang w:val="ru-RU" w:eastAsia="ru-RU"/>
    </w:rPr>
  </w:style>
  <w:style w:type="paragraph" w:styleId="Footer">
    <w:name w:val="footer"/>
    <w:basedOn w:val="Normal"/>
    <w:link w:val="FooterChar"/>
    <w:uiPriority w:val="99"/>
    <w:rsid w:val="00BF5FCA"/>
    <w:pPr>
      <w:tabs>
        <w:tab w:val="center" w:pos="4680"/>
        <w:tab w:val="right" w:pos="9360"/>
      </w:tabs>
    </w:pPr>
  </w:style>
  <w:style w:type="character" w:customStyle="1" w:styleId="FooterChar">
    <w:name w:val="Footer Char"/>
    <w:basedOn w:val="DefaultParagraphFont"/>
    <w:link w:val="Footer"/>
    <w:uiPriority w:val="99"/>
    <w:rsid w:val="00170DA8"/>
    <w:rPr>
      <w:rFonts w:ascii="Verdana" w:hAnsi="Verdana" w:cs="Verdana"/>
      <w:color w:val="000000"/>
      <w:sz w:val="20"/>
      <w:shd w:val="solid" w:color="FFFFFF" w:fill="auto"/>
      <w:lang w:val="ru-RU" w:eastAsia="ru-RU"/>
    </w:rPr>
  </w:style>
  <w:style w:type="paragraph" w:styleId="BalloonText">
    <w:name w:val="Balloon Text"/>
    <w:basedOn w:val="Normal"/>
    <w:link w:val="BalloonTextChar"/>
    <w:uiPriority w:val="99"/>
    <w:semiHidden/>
    <w:rsid w:val="00BF5FCA"/>
    <w:rPr>
      <w:rFonts w:ascii="Tahoma" w:hAnsi="Tahoma" w:cs="Tahoma"/>
      <w:sz w:val="16"/>
      <w:szCs w:val="16"/>
    </w:rPr>
  </w:style>
  <w:style w:type="character" w:customStyle="1" w:styleId="BalloonTextChar">
    <w:name w:val="Balloon Text Char"/>
    <w:basedOn w:val="DefaultParagraphFont"/>
    <w:link w:val="BalloonText"/>
    <w:uiPriority w:val="99"/>
    <w:semiHidden/>
    <w:rsid w:val="008C2022"/>
    <w:rPr>
      <w:rFonts w:ascii="Tahoma" w:hAnsi="Tahoma" w:cs="Tahoma"/>
      <w:color w:val="000000"/>
      <w:sz w:val="16"/>
      <w:szCs w:val="16"/>
      <w:shd w:val="solid" w:color="FFFFFF" w:fill="auto"/>
      <w:lang w:val="ru-RU" w:eastAsia="ru-RU"/>
    </w:rPr>
  </w:style>
  <w:style w:type="paragraph" w:styleId="Quote">
    <w:name w:val="Quote"/>
    <w:basedOn w:val="DoubleSpaced"/>
    <w:next w:val="Normal"/>
    <w:link w:val="QuoteChar"/>
    <w:uiPriority w:val="99"/>
    <w:rsid w:val="00BF5FCA"/>
    <w:pPr>
      <w:spacing w:after="240" w:line="240" w:lineRule="auto"/>
      <w:ind w:left="1080" w:right="1080" w:firstLine="0"/>
    </w:pPr>
    <w:rPr>
      <w:iCs/>
      <w:color w:val="000000"/>
    </w:rPr>
  </w:style>
  <w:style w:type="character" w:customStyle="1" w:styleId="QuoteChar">
    <w:name w:val="Quote Char"/>
    <w:basedOn w:val="DefaultParagraphFont"/>
    <w:link w:val="Quote"/>
    <w:uiPriority w:val="99"/>
    <w:rsid w:val="00E9368E"/>
    <w:rPr>
      <w:iCs/>
      <w:color w:val="000000"/>
      <w:szCs w:val="22"/>
    </w:rPr>
  </w:style>
  <w:style w:type="character" w:styleId="Hyperlink">
    <w:name w:val="Hyperlink"/>
    <w:basedOn w:val="DefaultParagraphFont"/>
    <w:uiPriority w:val="99"/>
    <w:rsid w:val="00BF5FCA"/>
    <w:rPr>
      <w:rFonts w:cs="Times New Roman"/>
      <w:color w:val="0000FF"/>
      <w:u w:val="single"/>
    </w:rPr>
  </w:style>
  <w:style w:type="character" w:styleId="BookTitle">
    <w:name w:val="Book Title"/>
    <w:basedOn w:val="DefaultParagraphFont"/>
    <w:uiPriority w:val="99"/>
    <w:rsid w:val="00BF5FCA"/>
    <w:rPr>
      <w:rFonts w:cs="Times New Roman"/>
      <w:b/>
      <w:bCs/>
      <w:smallCaps/>
      <w:spacing w:val="5"/>
    </w:rPr>
  </w:style>
  <w:style w:type="paragraph" w:customStyle="1" w:styleId="SingleSpaced">
    <w:name w:val="Single Spaced"/>
    <w:basedOn w:val="DoubleSpaced"/>
    <w:uiPriority w:val="99"/>
    <w:rsid w:val="00BF5FCA"/>
    <w:pPr>
      <w:tabs>
        <w:tab w:val="right" w:pos="8640"/>
      </w:tabs>
      <w:spacing w:line="240" w:lineRule="auto"/>
      <w:ind w:firstLine="0"/>
    </w:pPr>
  </w:style>
  <w:style w:type="table" w:styleId="TableGrid">
    <w:name w:val="Table Grid"/>
    <w:basedOn w:val="TableNormal"/>
    <w:rsid w:val="00BF5FCA"/>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DocumentMap">
    <w:name w:val="Document Map"/>
    <w:basedOn w:val="Normal"/>
    <w:link w:val="DocumentMapChar"/>
    <w:uiPriority w:val="99"/>
    <w:semiHidden/>
    <w:rsid w:val="00BF5FCA"/>
    <w:rPr>
      <w:rFonts w:ascii="Tahoma" w:hAnsi="Tahoma" w:cs="Tahoma"/>
      <w:sz w:val="16"/>
      <w:szCs w:val="16"/>
    </w:rPr>
  </w:style>
  <w:style w:type="character" w:customStyle="1" w:styleId="DocumentMapChar">
    <w:name w:val="Document Map Char"/>
    <w:basedOn w:val="DefaultParagraphFont"/>
    <w:link w:val="DocumentMap"/>
    <w:uiPriority w:val="99"/>
    <w:semiHidden/>
    <w:rsid w:val="008417EE"/>
    <w:rPr>
      <w:rFonts w:ascii="Tahoma" w:hAnsi="Tahoma" w:cs="Tahoma"/>
      <w:color w:val="000000"/>
      <w:sz w:val="16"/>
      <w:szCs w:val="16"/>
      <w:shd w:val="solid" w:color="FFFFFF" w:fill="auto"/>
      <w:lang w:val="ru-RU" w:eastAsia="ru-RU"/>
    </w:rPr>
  </w:style>
  <w:style w:type="character" w:styleId="CommentReference">
    <w:name w:val="annotation reference"/>
    <w:basedOn w:val="DefaultParagraphFont"/>
    <w:uiPriority w:val="99"/>
    <w:semiHidden/>
    <w:rsid w:val="00BF5FCA"/>
    <w:rPr>
      <w:rFonts w:cs="Times New Roman"/>
      <w:sz w:val="18"/>
    </w:rPr>
  </w:style>
  <w:style w:type="paragraph" w:styleId="CommentText">
    <w:name w:val="annotation text"/>
    <w:basedOn w:val="Normal"/>
    <w:link w:val="CommentTextChar"/>
    <w:uiPriority w:val="99"/>
    <w:semiHidden/>
    <w:rsid w:val="00BF5FCA"/>
    <w:rPr>
      <w:sz w:val="24"/>
    </w:rPr>
  </w:style>
  <w:style w:type="character" w:customStyle="1" w:styleId="CommentTextChar">
    <w:name w:val="Comment Text Char"/>
    <w:basedOn w:val="DefaultParagraphFont"/>
    <w:link w:val="CommentText"/>
    <w:uiPriority w:val="99"/>
    <w:semiHidden/>
    <w:rsid w:val="009C0675"/>
    <w:rPr>
      <w:rFonts w:ascii="Verdana" w:hAnsi="Verdana" w:cs="Verdana"/>
      <w:color w:val="000000"/>
      <w:shd w:val="solid" w:color="FFFFFF" w:fill="auto"/>
      <w:lang w:val="ru-RU" w:eastAsia="ru-RU"/>
    </w:rPr>
  </w:style>
  <w:style w:type="paragraph" w:styleId="CommentSubject">
    <w:name w:val="annotation subject"/>
    <w:basedOn w:val="CommentText"/>
    <w:next w:val="CommentText"/>
    <w:link w:val="CommentSubjectChar"/>
    <w:uiPriority w:val="99"/>
    <w:semiHidden/>
    <w:rsid w:val="00BF5FCA"/>
    <w:rPr>
      <w:sz w:val="20"/>
    </w:rPr>
  </w:style>
  <w:style w:type="character" w:customStyle="1" w:styleId="CommentSubjectChar">
    <w:name w:val="Comment Subject Char"/>
    <w:basedOn w:val="CommentTextChar"/>
    <w:link w:val="CommentSubject"/>
    <w:uiPriority w:val="99"/>
    <w:semiHidden/>
    <w:rsid w:val="009C0675"/>
    <w:rPr>
      <w:rFonts w:ascii="Verdana" w:hAnsi="Verdana" w:cs="Verdana"/>
      <w:color w:val="000000"/>
      <w:sz w:val="20"/>
      <w:shd w:val="solid" w:color="FFFFFF" w:fill="auto"/>
      <w:lang w:val="ru-RU" w:eastAsia="ru-RU"/>
    </w:rPr>
  </w:style>
  <w:style w:type="paragraph" w:customStyle="1" w:styleId="DoubleSpacedFlushLeft">
    <w:name w:val="Double Spaced Flush Left"/>
    <w:basedOn w:val="DoubleSpaced"/>
    <w:next w:val="DoubleSpaced"/>
    <w:qFormat/>
    <w:rsid w:val="00BF5FCA"/>
    <w:pPr>
      <w:ind w:firstLine="0"/>
    </w:pPr>
  </w:style>
  <w:style w:type="paragraph" w:customStyle="1" w:styleId="normalindented">
    <w:name w:val="normal indented"/>
    <w:basedOn w:val="Normal"/>
    <w:rsid w:val="00BF5FCA"/>
    <w:pPr>
      <w:widowControl w:val="0"/>
      <w:shd w:val="clear" w:color="auto" w:fill="auto"/>
      <w:suppressAutoHyphens/>
      <w:ind w:firstLine="540"/>
    </w:pPr>
    <w:rPr>
      <w:rFonts w:ascii="Times New Roman" w:hAnsi="Times New Roman" w:cs="Times New Roman"/>
      <w:color w:val="auto"/>
      <w:sz w:val="24"/>
      <w:szCs w:val="20"/>
      <w:shd w:val="clear" w:color="auto" w:fill="auto"/>
      <w:lang w:val="en-US" w:eastAsia="en-US"/>
    </w:rPr>
  </w:style>
  <w:style w:type="paragraph" w:styleId="FootnoteText">
    <w:name w:val="footnote text"/>
    <w:basedOn w:val="Normal"/>
    <w:link w:val="FootnoteTextChar"/>
    <w:uiPriority w:val="99"/>
    <w:unhideWhenUsed/>
    <w:rsid w:val="004B18DD"/>
    <w:pPr>
      <w:ind w:left="144" w:hanging="144"/>
    </w:pPr>
    <w:rPr>
      <w:rFonts w:ascii="Times New Roman" w:hAnsi="Times New Roman"/>
      <w:szCs w:val="20"/>
      <w:lang w:val="en-US"/>
    </w:rPr>
  </w:style>
  <w:style w:type="character" w:customStyle="1" w:styleId="FootnoteTextChar">
    <w:name w:val="Footnote Text Char"/>
    <w:basedOn w:val="DefaultParagraphFont"/>
    <w:link w:val="FootnoteText"/>
    <w:uiPriority w:val="99"/>
    <w:rsid w:val="004B18DD"/>
    <w:rPr>
      <w:rFonts w:cs="Verdana"/>
      <w:color w:val="000000"/>
      <w:sz w:val="20"/>
      <w:szCs w:val="20"/>
      <w:shd w:val="solid" w:color="FFFFFF" w:fill="auto"/>
      <w:lang w:eastAsia="ru-RU"/>
    </w:rPr>
  </w:style>
  <w:style w:type="character" w:styleId="FootnoteReference">
    <w:name w:val="footnote reference"/>
    <w:basedOn w:val="DefaultParagraphFont"/>
    <w:uiPriority w:val="99"/>
    <w:semiHidden/>
    <w:unhideWhenUsed/>
    <w:rsid w:val="00BF5FCA"/>
    <w:rPr>
      <w:vertAlign w:val="superscript"/>
    </w:rPr>
  </w:style>
  <w:style w:type="paragraph" w:styleId="EndnoteText">
    <w:name w:val="endnote text"/>
    <w:basedOn w:val="Normal"/>
    <w:link w:val="EndnoteTextChar"/>
    <w:rsid w:val="00FD1C93"/>
    <w:rPr>
      <w:szCs w:val="20"/>
    </w:rPr>
  </w:style>
  <w:style w:type="character" w:customStyle="1" w:styleId="EndnoteTextChar">
    <w:name w:val="Endnote Text Char"/>
    <w:basedOn w:val="DefaultParagraphFont"/>
    <w:link w:val="EndnoteText"/>
    <w:rsid w:val="00FD1C93"/>
    <w:rPr>
      <w:rFonts w:ascii="Verdana" w:hAnsi="Verdana" w:cs="Verdana"/>
      <w:color w:val="000000"/>
      <w:sz w:val="20"/>
      <w:szCs w:val="20"/>
      <w:shd w:val="solid" w:color="FFFFFF" w:fill="auto"/>
      <w:lang w:val="ru-RU" w:eastAsia="ru-RU"/>
    </w:rPr>
  </w:style>
  <w:style w:type="character" w:styleId="EndnoteReference">
    <w:name w:val="endnote reference"/>
    <w:basedOn w:val="DefaultParagraphFont"/>
    <w:rsid w:val="00FD1C93"/>
    <w:rPr>
      <w:vertAlign w:val="superscript"/>
    </w:rPr>
  </w:style>
  <w:style w:type="paragraph" w:styleId="Revision">
    <w:name w:val="Revision"/>
    <w:hidden/>
    <w:rsid w:val="00AC1A28"/>
    <w:rPr>
      <w:rFonts w:ascii="Verdana" w:hAnsi="Verdana" w:cs="Verdana"/>
      <w:color w:val="000000"/>
      <w:sz w:val="20"/>
      <w:shd w:val="solid" w:color="FFFFFF" w:fill="auto"/>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EC303A-99FB-4E86-9279-DDB7D97EE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26</Pages>
  <Words>7028</Words>
  <Characters>40065</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Greher &amp; Heines - Chapter 1</vt:lpstr>
    </vt:vector>
  </TitlesOfParts>
  <Company>University of Massachusetts Lowell</Company>
  <LinksUpToDate>false</LinksUpToDate>
  <CharactersWithSpaces>47000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Greher &amp; Heines - Chapter 1</dc:title>
  <dc:creator>Jesse M. Heines</dc:creator>
  <cp:lastModifiedBy>Jesse M. Heines</cp:lastModifiedBy>
  <cp:revision>21</cp:revision>
  <cp:lastPrinted>2011-09-12T00:22:00Z</cp:lastPrinted>
  <dcterms:created xsi:type="dcterms:W3CDTF">2012-05-16T18:39:00Z</dcterms:created>
  <dcterms:modified xsi:type="dcterms:W3CDTF">2012-06-20T19:45:00Z</dcterms:modified>
</cp:coreProperties>
</file>